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1FA0" w14:textId="77777777" w:rsidR="005301C2" w:rsidRDefault="005301C2" w:rsidP="005301C2">
      <w:pPr>
        <w:autoSpaceDE w:val="0"/>
        <w:autoSpaceDN w:val="0"/>
        <w:adjustRightInd w:val="0"/>
        <w:spacing w:line="360" w:lineRule="auto"/>
        <w:jc w:val="center"/>
        <w:rPr>
          <w:rFonts w:ascii="Arial" w:hAnsi="Arial" w:cs="Arial"/>
          <w:sz w:val="40"/>
          <w:szCs w:val="40"/>
        </w:rPr>
      </w:pPr>
      <w:r>
        <w:rPr>
          <w:rFonts w:ascii="Arial" w:hAnsi="Arial" w:cs="Arial"/>
          <w:sz w:val="40"/>
          <w:szCs w:val="40"/>
        </w:rPr>
        <w:t xml:space="preserve">Politechnika </w:t>
      </w:r>
      <w:r w:rsidRPr="00B20C78">
        <w:rPr>
          <w:rFonts w:cs="Calibri"/>
          <w:noProof/>
          <w:color w:val="FF0000"/>
        </w:rPr>
        <w:drawing>
          <wp:inline distT="0" distB="0" distL="0" distR="0" wp14:anchorId="16BC6EA6" wp14:editId="55ED8FC6">
            <wp:extent cx="723265" cy="755650"/>
            <wp:effectExtent l="19050" t="0" r="63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1" cstate="print">
                      <a:grayscl/>
                    </a:blip>
                    <a:srcRect/>
                    <a:stretch>
                      <a:fillRect/>
                    </a:stretch>
                  </pic:blipFill>
                  <pic:spPr bwMode="auto">
                    <a:xfrm>
                      <a:off x="0" y="0"/>
                      <a:ext cx="723265" cy="755650"/>
                    </a:xfrm>
                    <a:prstGeom prst="rect">
                      <a:avLst/>
                    </a:prstGeom>
                    <a:noFill/>
                    <a:ln w="9525">
                      <a:noFill/>
                      <a:miter lim="800000"/>
                      <a:headEnd/>
                      <a:tailEnd/>
                    </a:ln>
                  </pic:spPr>
                </pic:pic>
              </a:graphicData>
            </a:graphic>
          </wp:inline>
        </w:drawing>
      </w:r>
      <w:r>
        <w:rPr>
          <w:rFonts w:ascii="Arial" w:hAnsi="Arial" w:cs="Arial"/>
          <w:sz w:val="40"/>
          <w:szCs w:val="40"/>
        </w:rPr>
        <w:t>Białostocka</w:t>
      </w:r>
    </w:p>
    <w:p w14:paraId="35A22D85" w14:textId="77777777" w:rsidR="005301C2" w:rsidRDefault="005301C2" w:rsidP="00F109F3">
      <w:pPr>
        <w:autoSpaceDE w:val="0"/>
        <w:autoSpaceDN w:val="0"/>
        <w:adjustRightInd w:val="0"/>
        <w:spacing w:line="480" w:lineRule="auto"/>
        <w:jc w:val="center"/>
        <w:rPr>
          <w:rFonts w:ascii="Arial" w:hAnsi="Arial" w:cs="Arial"/>
          <w:sz w:val="32"/>
          <w:szCs w:val="32"/>
        </w:rPr>
      </w:pPr>
      <w:r>
        <w:rPr>
          <w:rFonts w:ascii="Arial" w:hAnsi="Arial" w:cs="Arial"/>
          <w:sz w:val="32"/>
          <w:szCs w:val="32"/>
        </w:rPr>
        <w:t>Wydział Elektryczny</w:t>
      </w:r>
    </w:p>
    <w:p w14:paraId="29B90C7A" w14:textId="77777777" w:rsidR="00F109F3" w:rsidRPr="00FC0586" w:rsidRDefault="00F109F3" w:rsidP="00F109F3">
      <w:pPr>
        <w:autoSpaceDE w:val="0"/>
        <w:autoSpaceDN w:val="0"/>
        <w:adjustRightInd w:val="0"/>
        <w:jc w:val="center"/>
        <w:rPr>
          <w:rFonts w:ascii="Arial" w:hAnsi="Arial" w:cs="Arial"/>
          <w:b/>
          <w:bCs/>
          <w:sz w:val="32"/>
          <w:szCs w:val="32"/>
        </w:rPr>
      </w:pPr>
      <w:r w:rsidRPr="00FC0586">
        <w:rPr>
          <w:rFonts w:ascii="Arial" w:hAnsi="Arial" w:cs="Arial"/>
          <w:b/>
          <w:bCs/>
          <w:sz w:val="32"/>
          <w:szCs w:val="32"/>
        </w:rPr>
        <w:t>PROJEKTOWANIE ŚWIATŁOWODOWYCH SIECI TELEKOMUNIKACYJNYCH</w:t>
      </w:r>
    </w:p>
    <w:p w14:paraId="3B2070E6" w14:textId="77777777" w:rsidR="00F109F3" w:rsidRDefault="00F109F3" w:rsidP="00F109F3">
      <w:pPr>
        <w:autoSpaceDE w:val="0"/>
        <w:autoSpaceDN w:val="0"/>
        <w:adjustRightInd w:val="0"/>
        <w:jc w:val="center"/>
        <w:rPr>
          <w:rFonts w:ascii="Verdana" w:hAnsi="Verdana" w:cs="Verdana"/>
          <w:b/>
          <w:bCs/>
          <w:sz w:val="28"/>
          <w:szCs w:val="28"/>
        </w:rPr>
      </w:pPr>
    </w:p>
    <w:p w14:paraId="6697F374" w14:textId="77777777" w:rsidR="00F109F3" w:rsidRPr="00FC0586" w:rsidRDefault="00BF1515" w:rsidP="00964E55">
      <w:pPr>
        <w:autoSpaceDE w:val="0"/>
        <w:autoSpaceDN w:val="0"/>
        <w:adjustRightInd w:val="0"/>
        <w:spacing w:after="600" w:line="480" w:lineRule="auto"/>
        <w:jc w:val="center"/>
        <w:rPr>
          <w:rFonts w:ascii="Arial" w:hAnsi="Arial" w:cs="Arial"/>
          <w:b/>
          <w:bCs/>
          <w:sz w:val="32"/>
          <w:szCs w:val="32"/>
        </w:rPr>
      </w:pPr>
      <w:r>
        <w:rPr>
          <w:rFonts w:ascii="Arial" w:hAnsi="Arial" w:cs="Arial"/>
          <w:b/>
          <w:bCs/>
          <w:noProof/>
          <w:sz w:val="32"/>
          <w:szCs w:val="32"/>
        </w:rPr>
        <w:pict w14:anchorId="0AECEC0A">
          <v:shapetype id="_x0000_t32" coordsize="21600,21600" o:spt="32" o:oned="t" path="m,l21600,21600e" filled="f">
            <v:path arrowok="t" fillok="f" o:connecttype="none"/>
            <o:lock v:ext="edit" shapetype="t"/>
          </v:shapetype>
          <v:shape id="_x0000_s1026" type="#_x0000_t32" alt="" style="position:absolute;left:0;text-align:left;margin-left:-1.35pt;margin-top:39.65pt;width:462.05pt;height:0;z-index:251658240;mso-wrap-edited:f;mso-width-percent:0;mso-height-percent:0;mso-width-percent:0;mso-height-percent:0" o:connectortype="straight"/>
        </w:pict>
      </w:r>
      <w:r w:rsidR="00F109F3" w:rsidRPr="00FC0586">
        <w:rPr>
          <w:rFonts w:ascii="Arial" w:hAnsi="Arial" w:cs="Arial"/>
          <w:b/>
          <w:bCs/>
          <w:sz w:val="32"/>
          <w:szCs w:val="32"/>
        </w:rPr>
        <w:t xml:space="preserve">Kod: </w:t>
      </w:r>
    </w:p>
    <w:p w14:paraId="6E63A96A" w14:textId="77777777" w:rsidR="005301C2" w:rsidRPr="00A6092F" w:rsidRDefault="005301C2" w:rsidP="005301C2">
      <w:pPr>
        <w:jc w:val="center"/>
        <w:rPr>
          <w:rFonts w:ascii="Arial" w:hAnsi="Arial" w:cs="Arial"/>
          <w:b/>
          <w:sz w:val="32"/>
          <w:szCs w:val="32"/>
        </w:rPr>
      </w:pPr>
      <w:r w:rsidRPr="00A6092F">
        <w:rPr>
          <w:rFonts w:ascii="Arial" w:hAnsi="Arial" w:cs="Arial"/>
          <w:b/>
          <w:sz w:val="32"/>
          <w:szCs w:val="32"/>
        </w:rPr>
        <w:t>PROJEKT WYKONAWCZY</w:t>
      </w:r>
    </w:p>
    <w:p w14:paraId="00674684" w14:textId="77777777" w:rsidR="00F109F3" w:rsidRDefault="00F109F3" w:rsidP="005301C2">
      <w:pPr>
        <w:jc w:val="center"/>
        <w:rPr>
          <w:rFonts w:ascii="Arial" w:hAnsi="Arial" w:cs="Arial"/>
          <w:b/>
          <w:sz w:val="32"/>
          <w:szCs w:val="32"/>
        </w:rPr>
      </w:pPr>
    </w:p>
    <w:p w14:paraId="11437A66" w14:textId="1C4DA3CD" w:rsidR="00E34D62" w:rsidRPr="00F109F3" w:rsidRDefault="005301C2" w:rsidP="00E34D62">
      <w:pPr>
        <w:pStyle w:val="Akapitzlist"/>
        <w:ind w:left="0"/>
        <w:rPr>
          <w:rFonts w:ascii="Arial" w:eastAsia="Calibri" w:hAnsi="Arial" w:cs="Arial"/>
          <w:b/>
          <w:sz w:val="24"/>
          <w:szCs w:val="24"/>
        </w:rPr>
      </w:pPr>
      <w:r w:rsidRPr="00F109F3">
        <w:rPr>
          <w:rFonts w:ascii="Arial" w:eastAsia="Calibri" w:hAnsi="Arial" w:cs="Arial"/>
          <w:sz w:val="24"/>
          <w:szCs w:val="24"/>
        </w:rPr>
        <w:t>Temat</w:t>
      </w:r>
      <w:r w:rsidR="005022DF">
        <w:rPr>
          <w:rFonts w:ascii="Arial" w:eastAsia="Calibri" w:hAnsi="Arial" w:cs="Arial"/>
          <w:sz w:val="24"/>
          <w:szCs w:val="24"/>
        </w:rPr>
        <w:t xml:space="preserve"> </w:t>
      </w:r>
    </w:p>
    <w:p w14:paraId="64BB472B" w14:textId="77777777" w:rsidR="00E34D62" w:rsidRPr="00F109F3" w:rsidRDefault="005301C2" w:rsidP="00E34D62">
      <w:pPr>
        <w:autoSpaceDE w:val="0"/>
        <w:autoSpaceDN w:val="0"/>
        <w:adjustRightInd w:val="0"/>
        <w:rPr>
          <w:rFonts w:ascii="Arial" w:hAnsi="Arial" w:cs="Arial"/>
          <w:b/>
        </w:rPr>
      </w:pPr>
      <w:r w:rsidRPr="00F109F3">
        <w:rPr>
          <w:rFonts w:ascii="Arial" w:hAnsi="Arial" w:cs="Arial"/>
        </w:rPr>
        <w:t>Lokalizacja:</w:t>
      </w:r>
      <w:r>
        <w:rPr>
          <w:rFonts w:ascii="Arial" w:hAnsi="Arial" w:cs="Arial"/>
          <w:b/>
          <w:sz w:val="28"/>
          <w:szCs w:val="28"/>
        </w:rPr>
        <w:t xml:space="preserve">      </w:t>
      </w:r>
      <w:r w:rsidR="00F109F3">
        <w:rPr>
          <w:rFonts w:ascii="Arial" w:hAnsi="Arial" w:cs="Arial"/>
          <w:b/>
          <w:sz w:val="28"/>
          <w:szCs w:val="28"/>
        </w:rPr>
        <w:t xml:space="preserve">     </w:t>
      </w:r>
      <w:r w:rsidR="00F109F3">
        <w:rPr>
          <w:rFonts w:ascii="Arial" w:hAnsi="Arial" w:cs="Arial"/>
        </w:rPr>
        <w:t xml:space="preserve"> </w:t>
      </w:r>
    </w:p>
    <w:p w14:paraId="7FA61DC8" w14:textId="77777777" w:rsidR="00F109F3" w:rsidRPr="00F109F3" w:rsidRDefault="00F109F3" w:rsidP="005951B7">
      <w:pPr>
        <w:spacing w:after="600"/>
        <w:jc w:val="both"/>
        <w:rPr>
          <w:rFonts w:ascii="Arial" w:hAnsi="Arial" w:cs="Arial"/>
          <w:b/>
        </w:rPr>
      </w:pPr>
    </w:p>
    <w:p w14:paraId="22D179EB" w14:textId="77777777" w:rsidR="00E34D62" w:rsidRPr="00F109F3" w:rsidRDefault="005301C2" w:rsidP="00E34D62">
      <w:pPr>
        <w:ind w:right="1559"/>
        <w:jc w:val="both"/>
        <w:rPr>
          <w:rFonts w:ascii="Arial" w:hAnsi="Arial" w:cs="Arial"/>
          <w:b/>
        </w:rPr>
      </w:pPr>
      <w:r w:rsidRPr="00F109F3">
        <w:rPr>
          <w:rFonts w:ascii="Arial" w:hAnsi="Arial" w:cs="Arial"/>
        </w:rPr>
        <w:t>Inwestor:</w:t>
      </w:r>
      <w:r>
        <w:rPr>
          <w:rFonts w:ascii="Arial" w:hAnsi="Arial" w:cs="Arial"/>
          <w:b/>
          <w:sz w:val="28"/>
          <w:szCs w:val="28"/>
        </w:rPr>
        <w:t xml:space="preserve">          </w:t>
      </w:r>
      <w:r w:rsidR="00F109F3">
        <w:rPr>
          <w:rFonts w:ascii="Arial" w:hAnsi="Arial" w:cs="Arial"/>
          <w:b/>
          <w:sz w:val="28"/>
          <w:szCs w:val="28"/>
        </w:rPr>
        <w:t xml:space="preserve">     </w:t>
      </w:r>
      <w:r w:rsidR="00F109F3">
        <w:rPr>
          <w:rFonts w:ascii="Arial" w:hAnsi="Arial" w:cs="Arial"/>
          <w:b/>
        </w:rPr>
        <w:t xml:space="preserve"> </w:t>
      </w:r>
    </w:p>
    <w:p w14:paraId="593EF460" w14:textId="77777777" w:rsidR="005301C2" w:rsidRPr="00F109F3" w:rsidRDefault="005301C2" w:rsidP="005951B7">
      <w:pPr>
        <w:tabs>
          <w:tab w:val="left" w:pos="4678"/>
          <w:tab w:val="left" w:pos="4962"/>
        </w:tabs>
        <w:spacing w:after="600"/>
        <w:ind w:right="4394"/>
        <w:jc w:val="both"/>
        <w:rPr>
          <w:rFonts w:ascii="Arial" w:hAnsi="Arial" w:cs="Arial"/>
          <w:b/>
        </w:rPr>
      </w:pPr>
    </w:p>
    <w:p w14:paraId="5F31F611" w14:textId="77777777" w:rsidR="005301C2" w:rsidRDefault="005301C2" w:rsidP="00F109F3">
      <w:pPr>
        <w:spacing w:after="700"/>
        <w:jc w:val="both"/>
        <w:rPr>
          <w:rFonts w:ascii="Arial" w:hAnsi="Arial" w:cs="Arial"/>
          <w:b/>
        </w:rPr>
      </w:pPr>
      <w:r w:rsidRPr="00F109F3">
        <w:rPr>
          <w:rFonts w:ascii="Arial" w:hAnsi="Arial" w:cs="Arial"/>
        </w:rPr>
        <w:t>Data wykonania:</w:t>
      </w:r>
      <w:r w:rsidRPr="005301C2">
        <w:rPr>
          <w:rFonts w:ascii="Arial" w:hAnsi="Arial" w:cs="Arial"/>
          <w:b/>
        </w:rPr>
        <w:t xml:space="preserve"> </w:t>
      </w:r>
      <w:r>
        <w:rPr>
          <w:rFonts w:ascii="Arial" w:hAnsi="Arial" w:cs="Arial"/>
          <w:b/>
        </w:rPr>
        <w:t xml:space="preserve"> </w:t>
      </w:r>
      <w:r w:rsidR="00F109F3">
        <w:rPr>
          <w:rFonts w:ascii="Arial" w:hAnsi="Arial" w:cs="Arial"/>
          <w:b/>
        </w:rPr>
        <w:t xml:space="preserve">    </w:t>
      </w:r>
    </w:p>
    <w:p w14:paraId="1AB9D94C" w14:textId="7D3902D1" w:rsidR="00E34D62" w:rsidRDefault="005301C2" w:rsidP="00E34D62">
      <w:pPr>
        <w:jc w:val="both"/>
        <w:rPr>
          <w:rFonts w:ascii="Arial" w:hAnsi="Arial" w:cs="Arial"/>
          <w:b/>
        </w:rPr>
      </w:pPr>
      <w:r w:rsidRPr="00F109F3">
        <w:rPr>
          <w:rFonts w:ascii="Arial" w:hAnsi="Arial" w:cs="Arial"/>
        </w:rPr>
        <w:t>Zespół autorski</w:t>
      </w:r>
      <w:r w:rsidR="00E34D62">
        <w:rPr>
          <w:rFonts w:ascii="Arial" w:hAnsi="Arial" w:cs="Arial"/>
        </w:rPr>
        <w:t>:</w:t>
      </w:r>
      <w:r w:rsidR="005022DF">
        <w:rPr>
          <w:rFonts w:ascii="Arial" w:hAnsi="Arial" w:cs="Arial"/>
        </w:rPr>
        <w:t xml:space="preserve"> Marcin Walenciej,</w:t>
      </w:r>
    </w:p>
    <w:p w14:paraId="66D1FA65" w14:textId="77777777" w:rsidR="00964E55" w:rsidRDefault="00964E55" w:rsidP="002F322A">
      <w:pPr>
        <w:spacing w:after="1560"/>
        <w:jc w:val="both"/>
        <w:rPr>
          <w:rFonts w:ascii="Arial" w:hAnsi="Arial" w:cs="Arial"/>
          <w:b/>
        </w:rPr>
      </w:pPr>
    </w:p>
    <w:p w14:paraId="207FE0F7" w14:textId="2914B9FD" w:rsidR="00450F25" w:rsidRDefault="00964E55" w:rsidP="00964E55">
      <w:pPr>
        <w:jc w:val="center"/>
        <w:rPr>
          <w:rFonts w:ascii="Arial" w:hAnsi="Arial" w:cs="Arial"/>
        </w:rPr>
      </w:pPr>
      <w:r w:rsidRPr="00F817D8">
        <w:rPr>
          <w:rFonts w:ascii="Arial" w:hAnsi="Arial" w:cs="Arial"/>
        </w:rPr>
        <w:t xml:space="preserve">Białystok, </w:t>
      </w:r>
      <w:r w:rsidR="005022DF">
        <w:rPr>
          <w:rFonts w:ascii="Arial" w:hAnsi="Arial" w:cs="Arial"/>
        </w:rPr>
        <w:t>10.05.2026</w:t>
      </w:r>
    </w:p>
    <w:p w14:paraId="64E62943" w14:textId="77777777" w:rsidR="00964E55" w:rsidRPr="00F817D8" w:rsidRDefault="00450F25" w:rsidP="00FB0217">
      <w:pPr>
        <w:rPr>
          <w:rFonts w:ascii="Arial" w:hAnsi="Arial" w:cs="Arial"/>
        </w:rPr>
      </w:pPr>
      <w:r>
        <w:rPr>
          <w:rFonts w:ascii="Arial" w:hAnsi="Arial" w:cs="Arial"/>
        </w:rPr>
        <w:br w:type="page"/>
      </w:r>
    </w:p>
    <w:p w14:paraId="6CC9DEC1" w14:textId="77777777" w:rsidR="000F18B0" w:rsidRPr="000F18B0" w:rsidRDefault="002D542E" w:rsidP="00BD65F9">
      <w:pPr>
        <w:spacing w:after="400"/>
        <w:jc w:val="center"/>
        <w:rPr>
          <w:rFonts w:ascii="Arial" w:hAnsi="Arial" w:cs="Arial"/>
          <w:b/>
        </w:rPr>
      </w:pPr>
      <w:r>
        <w:rPr>
          <w:rFonts w:ascii="Arial" w:hAnsi="Arial" w:cs="Arial"/>
          <w:b/>
        </w:rPr>
        <w:lastRenderedPageBreak/>
        <w:t>SPIS TREŚCI</w:t>
      </w:r>
    </w:p>
    <w:p w14:paraId="17739624" w14:textId="77777777" w:rsidR="00D63983" w:rsidRDefault="006D5854">
      <w:pPr>
        <w:pStyle w:val="Spistreci1"/>
        <w:rPr>
          <w:rFonts w:asciiTheme="minorHAnsi" w:eastAsiaTheme="minorEastAsia" w:hAnsiTheme="minorHAnsi" w:cstheme="minorBidi"/>
          <w:b w:val="0"/>
          <w:lang w:eastAsia="pl-PL"/>
        </w:rPr>
      </w:pPr>
      <w:r w:rsidRPr="000A7F45">
        <w:rPr>
          <w:rFonts w:ascii="Arial" w:hAnsi="Arial" w:cs="Arial"/>
          <w:sz w:val="20"/>
          <w:szCs w:val="20"/>
        </w:rPr>
        <w:fldChar w:fldCharType="begin"/>
      </w:r>
      <w:r w:rsidR="0083518F" w:rsidRPr="000A7F45">
        <w:rPr>
          <w:rFonts w:ascii="Arial" w:hAnsi="Arial" w:cs="Arial"/>
          <w:sz w:val="20"/>
          <w:szCs w:val="20"/>
        </w:rPr>
        <w:instrText xml:space="preserve"> TOC \h \z \t "Rozdział;1;Podrozdział;2" </w:instrText>
      </w:r>
      <w:r w:rsidRPr="000A7F45">
        <w:rPr>
          <w:rFonts w:ascii="Arial" w:hAnsi="Arial" w:cs="Arial"/>
          <w:sz w:val="20"/>
          <w:szCs w:val="20"/>
        </w:rPr>
        <w:fldChar w:fldCharType="separate"/>
      </w:r>
      <w:hyperlink w:anchor="_Toc85183116" w:history="1">
        <w:r w:rsidR="00D63983" w:rsidRPr="003A316E">
          <w:rPr>
            <w:rStyle w:val="Hipercze"/>
          </w:rPr>
          <w:t>1. Część ogólna</w:t>
        </w:r>
        <w:r w:rsidR="00D63983">
          <w:rPr>
            <w:webHidden/>
          </w:rPr>
          <w:tab/>
        </w:r>
        <w:r w:rsidR="00D63983">
          <w:rPr>
            <w:webHidden/>
          </w:rPr>
          <w:fldChar w:fldCharType="begin"/>
        </w:r>
        <w:r w:rsidR="00D63983">
          <w:rPr>
            <w:webHidden/>
          </w:rPr>
          <w:instrText xml:space="preserve"> PAGEREF _Toc85183116 \h </w:instrText>
        </w:r>
        <w:r w:rsidR="00D63983">
          <w:rPr>
            <w:webHidden/>
          </w:rPr>
        </w:r>
        <w:r w:rsidR="00D63983">
          <w:rPr>
            <w:webHidden/>
          </w:rPr>
          <w:fldChar w:fldCharType="separate"/>
        </w:r>
        <w:r w:rsidR="00D63983">
          <w:rPr>
            <w:webHidden/>
          </w:rPr>
          <w:t>4</w:t>
        </w:r>
        <w:r w:rsidR="00D63983">
          <w:rPr>
            <w:webHidden/>
          </w:rPr>
          <w:fldChar w:fldCharType="end"/>
        </w:r>
      </w:hyperlink>
    </w:p>
    <w:p w14:paraId="48539880"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17" w:history="1">
        <w:r w:rsidRPr="003A316E">
          <w:rPr>
            <w:rStyle w:val="Hipercze"/>
            <w:noProof/>
          </w:rPr>
          <w:t>1.1. Przedmiot opracowania</w:t>
        </w:r>
        <w:r>
          <w:rPr>
            <w:noProof/>
            <w:webHidden/>
          </w:rPr>
          <w:tab/>
        </w:r>
        <w:r>
          <w:rPr>
            <w:noProof/>
            <w:webHidden/>
          </w:rPr>
          <w:fldChar w:fldCharType="begin"/>
        </w:r>
        <w:r>
          <w:rPr>
            <w:noProof/>
            <w:webHidden/>
          </w:rPr>
          <w:instrText xml:space="preserve"> PAGEREF _Toc85183117 \h </w:instrText>
        </w:r>
        <w:r>
          <w:rPr>
            <w:noProof/>
            <w:webHidden/>
          </w:rPr>
        </w:r>
        <w:r>
          <w:rPr>
            <w:noProof/>
            <w:webHidden/>
          </w:rPr>
          <w:fldChar w:fldCharType="separate"/>
        </w:r>
        <w:r>
          <w:rPr>
            <w:noProof/>
            <w:webHidden/>
          </w:rPr>
          <w:t>4</w:t>
        </w:r>
        <w:r>
          <w:rPr>
            <w:noProof/>
            <w:webHidden/>
          </w:rPr>
          <w:fldChar w:fldCharType="end"/>
        </w:r>
      </w:hyperlink>
    </w:p>
    <w:p w14:paraId="4A0E53E5"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18" w:history="1">
        <w:r w:rsidRPr="003A316E">
          <w:rPr>
            <w:rStyle w:val="Hipercze"/>
            <w:noProof/>
          </w:rPr>
          <w:t>1.2. Inwestor</w:t>
        </w:r>
        <w:r>
          <w:rPr>
            <w:noProof/>
            <w:webHidden/>
          </w:rPr>
          <w:tab/>
        </w:r>
        <w:r>
          <w:rPr>
            <w:noProof/>
            <w:webHidden/>
          </w:rPr>
          <w:fldChar w:fldCharType="begin"/>
        </w:r>
        <w:r>
          <w:rPr>
            <w:noProof/>
            <w:webHidden/>
          </w:rPr>
          <w:instrText xml:space="preserve"> PAGEREF _Toc85183118 \h </w:instrText>
        </w:r>
        <w:r>
          <w:rPr>
            <w:noProof/>
            <w:webHidden/>
          </w:rPr>
        </w:r>
        <w:r>
          <w:rPr>
            <w:noProof/>
            <w:webHidden/>
          </w:rPr>
          <w:fldChar w:fldCharType="separate"/>
        </w:r>
        <w:r>
          <w:rPr>
            <w:noProof/>
            <w:webHidden/>
          </w:rPr>
          <w:t>4</w:t>
        </w:r>
        <w:r>
          <w:rPr>
            <w:noProof/>
            <w:webHidden/>
          </w:rPr>
          <w:fldChar w:fldCharType="end"/>
        </w:r>
      </w:hyperlink>
    </w:p>
    <w:p w14:paraId="22B55986"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19" w:history="1">
        <w:r w:rsidRPr="003A316E">
          <w:rPr>
            <w:rStyle w:val="Hipercze"/>
            <w:noProof/>
          </w:rPr>
          <w:t>1.3. Wykonawca</w:t>
        </w:r>
        <w:r>
          <w:rPr>
            <w:noProof/>
            <w:webHidden/>
          </w:rPr>
          <w:tab/>
        </w:r>
        <w:r>
          <w:rPr>
            <w:noProof/>
            <w:webHidden/>
          </w:rPr>
          <w:fldChar w:fldCharType="begin"/>
        </w:r>
        <w:r>
          <w:rPr>
            <w:noProof/>
            <w:webHidden/>
          </w:rPr>
          <w:instrText xml:space="preserve"> PAGEREF _Toc85183119 \h </w:instrText>
        </w:r>
        <w:r>
          <w:rPr>
            <w:noProof/>
            <w:webHidden/>
          </w:rPr>
        </w:r>
        <w:r>
          <w:rPr>
            <w:noProof/>
            <w:webHidden/>
          </w:rPr>
          <w:fldChar w:fldCharType="separate"/>
        </w:r>
        <w:r>
          <w:rPr>
            <w:noProof/>
            <w:webHidden/>
          </w:rPr>
          <w:t>4</w:t>
        </w:r>
        <w:r>
          <w:rPr>
            <w:noProof/>
            <w:webHidden/>
          </w:rPr>
          <w:fldChar w:fldCharType="end"/>
        </w:r>
      </w:hyperlink>
    </w:p>
    <w:p w14:paraId="223841A6"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0" w:history="1">
        <w:r w:rsidRPr="003A316E">
          <w:rPr>
            <w:rStyle w:val="Hipercze"/>
            <w:noProof/>
          </w:rPr>
          <w:t>1.4. Podstawa opracowania</w:t>
        </w:r>
        <w:r>
          <w:rPr>
            <w:noProof/>
            <w:webHidden/>
          </w:rPr>
          <w:tab/>
        </w:r>
        <w:r>
          <w:rPr>
            <w:noProof/>
            <w:webHidden/>
          </w:rPr>
          <w:fldChar w:fldCharType="begin"/>
        </w:r>
        <w:r>
          <w:rPr>
            <w:noProof/>
            <w:webHidden/>
          </w:rPr>
          <w:instrText xml:space="preserve"> PAGEREF _Toc85183120 \h </w:instrText>
        </w:r>
        <w:r>
          <w:rPr>
            <w:noProof/>
            <w:webHidden/>
          </w:rPr>
        </w:r>
        <w:r>
          <w:rPr>
            <w:noProof/>
            <w:webHidden/>
          </w:rPr>
          <w:fldChar w:fldCharType="separate"/>
        </w:r>
        <w:r>
          <w:rPr>
            <w:noProof/>
            <w:webHidden/>
          </w:rPr>
          <w:t>4</w:t>
        </w:r>
        <w:r>
          <w:rPr>
            <w:noProof/>
            <w:webHidden/>
          </w:rPr>
          <w:fldChar w:fldCharType="end"/>
        </w:r>
      </w:hyperlink>
    </w:p>
    <w:p w14:paraId="633B3A38"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1" w:history="1">
        <w:r w:rsidRPr="003A316E">
          <w:rPr>
            <w:rStyle w:val="Hipercze"/>
            <w:noProof/>
          </w:rPr>
          <w:t>1.5. Normy i przepisy</w:t>
        </w:r>
        <w:r>
          <w:rPr>
            <w:noProof/>
            <w:webHidden/>
          </w:rPr>
          <w:tab/>
        </w:r>
        <w:r>
          <w:rPr>
            <w:noProof/>
            <w:webHidden/>
          </w:rPr>
          <w:fldChar w:fldCharType="begin"/>
        </w:r>
        <w:r>
          <w:rPr>
            <w:noProof/>
            <w:webHidden/>
          </w:rPr>
          <w:instrText xml:space="preserve"> PAGEREF _Toc85183121 \h </w:instrText>
        </w:r>
        <w:r>
          <w:rPr>
            <w:noProof/>
            <w:webHidden/>
          </w:rPr>
        </w:r>
        <w:r>
          <w:rPr>
            <w:noProof/>
            <w:webHidden/>
          </w:rPr>
          <w:fldChar w:fldCharType="separate"/>
        </w:r>
        <w:r>
          <w:rPr>
            <w:noProof/>
            <w:webHidden/>
          </w:rPr>
          <w:t>4</w:t>
        </w:r>
        <w:r>
          <w:rPr>
            <w:noProof/>
            <w:webHidden/>
          </w:rPr>
          <w:fldChar w:fldCharType="end"/>
        </w:r>
      </w:hyperlink>
    </w:p>
    <w:p w14:paraId="72356A08"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2" w:history="1">
        <w:r w:rsidRPr="003A316E">
          <w:rPr>
            <w:rStyle w:val="Hipercze"/>
            <w:noProof/>
          </w:rPr>
          <w:t>1.5. Zakres opracowania</w:t>
        </w:r>
        <w:r>
          <w:rPr>
            <w:noProof/>
            <w:webHidden/>
          </w:rPr>
          <w:tab/>
        </w:r>
        <w:r>
          <w:rPr>
            <w:noProof/>
            <w:webHidden/>
          </w:rPr>
          <w:fldChar w:fldCharType="begin"/>
        </w:r>
        <w:r>
          <w:rPr>
            <w:noProof/>
            <w:webHidden/>
          </w:rPr>
          <w:instrText xml:space="preserve"> PAGEREF _Toc85183122 \h </w:instrText>
        </w:r>
        <w:r>
          <w:rPr>
            <w:noProof/>
            <w:webHidden/>
          </w:rPr>
        </w:r>
        <w:r>
          <w:rPr>
            <w:noProof/>
            <w:webHidden/>
          </w:rPr>
          <w:fldChar w:fldCharType="separate"/>
        </w:r>
        <w:r>
          <w:rPr>
            <w:noProof/>
            <w:webHidden/>
          </w:rPr>
          <w:t>4</w:t>
        </w:r>
        <w:r>
          <w:rPr>
            <w:noProof/>
            <w:webHidden/>
          </w:rPr>
          <w:fldChar w:fldCharType="end"/>
        </w:r>
      </w:hyperlink>
    </w:p>
    <w:p w14:paraId="0631A022"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3" w:history="1">
        <w:r w:rsidRPr="003A316E">
          <w:rPr>
            <w:rStyle w:val="Hipercze"/>
            <w:noProof/>
          </w:rPr>
          <w:t>1.6. Ochrona środowiska</w:t>
        </w:r>
        <w:r>
          <w:rPr>
            <w:noProof/>
            <w:webHidden/>
          </w:rPr>
          <w:tab/>
        </w:r>
        <w:r>
          <w:rPr>
            <w:noProof/>
            <w:webHidden/>
          </w:rPr>
          <w:fldChar w:fldCharType="begin"/>
        </w:r>
        <w:r>
          <w:rPr>
            <w:noProof/>
            <w:webHidden/>
          </w:rPr>
          <w:instrText xml:space="preserve"> PAGEREF _Toc85183123 \h </w:instrText>
        </w:r>
        <w:r>
          <w:rPr>
            <w:noProof/>
            <w:webHidden/>
          </w:rPr>
        </w:r>
        <w:r>
          <w:rPr>
            <w:noProof/>
            <w:webHidden/>
          </w:rPr>
          <w:fldChar w:fldCharType="separate"/>
        </w:r>
        <w:r>
          <w:rPr>
            <w:noProof/>
            <w:webHidden/>
          </w:rPr>
          <w:t>4</w:t>
        </w:r>
        <w:r>
          <w:rPr>
            <w:noProof/>
            <w:webHidden/>
          </w:rPr>
          <w:fldChar w:fldCharType="end"/>
        </w:r>
      </w:hyperlink>
    </w:p>
    <w:p w14:paraId="38D8E921"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4" w:history="1">
        <w:r w:rsidRPr="003A316E">
          <w:rPr>
            <w:rStyle w:val="Hipercze"/>
            <w:noProof/>
          </w:rPr>
          <w:t>1.7. Zapotrzebowanie na wodę, odprowadzanie ścieków, zagospodarowanie opadów oraz gospodarka odpadami</w:t>
        </w:r>
        <w:r>
          <w:rPr>
            <w:noProof/>
            <w:webHidden/>
          </w:rPr>
          <w:tab/>
        </w:r>
        <w:r>
          <w:rPr>
            <w:noProof/>
            <w:webHidden/>
          </w:rPr>
          <w:fldChar w:fldCharType="begin"/>
        </w:r>
        <w:r>
          <w:rPr>
            <w:noProof/>
            <w:webHidden/>
          </w:rPr>
          <w:instrText xml:space="preserve"> PAGEREF _Toc85183124 \h </w:instrText>
        </w:r>
        <w:r>
          <w:rPr>
            <w:noProof/>
            <w:webHidden/>
          </w:rPr>
        </w:r>
        <w:r>
          <w:rPr>
            <w:noProof/>
            <w:webHidden/>
          </w:rPr>
          <w:fldChar w:fldCharType="separate"/>
        </w:r>
        <w:r>
          <w:rPr>
            <w:noProof/>
            <w:webHidden/>
          </w:rPr>
          <w:t>5</w:t>
        </w:r>
        <w:r>
          <w:rPr>
            <w:noProof/>
            <w:webHidden/>
          </w:rPr>
          <w:fldChar w:fldCharType="end"/>
        </w:r>
      </w:hyperlink>
    </w:p>
    <w:p w14:paraId="74747A57" w14:textId="77777777" w:rsidR="00D63983" w:rsidRDefault="00D63983">
      <w:pPr>
        <w:pStyle w:val="Spistreci1"/>
        <w:rPr>
          <w:rFonts w:asciiTheme="minorHAnsi" w:eastAsiaTheme="minorEastAsia" w:hAnsiTheme="minorHAnsi" w:cstheme="minorBidi"/>
          <w:b w:val="0"/>
          <w:lang w:eastAsia="pl-PL"/>
        </w:rPr>
      </w:pPr>
      <w:hyperlink w:anchor="_Toc85183125" w:history="1">
        <w:r w:rsidRPr="003A316E">
          <w:rPr>
            <w:rStyle w:val="Hipercze"/>
          </w:rPr>
          <w:t>2. Informacja dotycząca bezpieczeństwa i ochrony zdrowia</w:t>
        </w:r>
        <w:r>
          <w:rPr>
            <w:webHidden/>
          </w:rPr>
          <w:tab/>
        </w:r>
        <w:r>
          <w:rPr>
            <w:webHidden/>
          </w:rPr>
          <w:fldChar w:fldCharType="begin"/>
        </w:r>
        <w:r>
          <w:rPr>
            <w:webHidden/>
          </w:rPr>
          <w:instrText xml:space="preserve"> PAGEREF _Toc85183125 \h </w:instrText>
        </w:r>
        <w:r>
          <w:rPr>
            <w:webHidden/>
          </w:rPr>
        </w:r>
        <w:r>
          <w:rPr>
            <w:webHidden/>
          </w:rPr>
          <w:fldChar w:fldCharType="separate"/>
        </w:r>
        <w:r>
          <w:rPr>
            <w:webHidden/>
          </w:rPr>
          <w:t>7</w:t>
        </w:r>
        <w:r>
          <w:rPr>
            <w:webHidden/>
          </w:rPr>
          <w:fldChar w:fldCharType="end"/>
        </w:r>
      </w:hyperlink>
    </w:p>
    <w:p w14:paraId="33865644" w14:textId="77777777" w:rsidR="00D63983" w:rsidRDefault="00D63983">
      <w:pPr>
        <w:pStyle w:val="Spistreci1"/>
        <w:rPr>
          <w:rFonts w:asciiTheme="minorHAnsi" w:eastAsiaTheme="minorEastAsia" w:hAnsiTheme="minorHAnsi" w:cstheme="minorBidi"/>
          <w:b w:val="0"/>
          <w:lang w:eastAsia="pl-PL"/>
        </w:rPr>
      </w:pPr>
      <w:hyperlink w:anchor="_Toc85183126" w:history="1">
        <w:r w:rsidRPr="003A316E">
          <w:rPr>
            <w:rStyle w:val="Hipercze"/>
          </w:rPr>
          <w:t>3. Część techniczna</w:t>
        </w:r>
        <w:r>
          <w:rPr>
            <w:webHidden/>
          </w:rPr>
          <w:tab/>
        </w:r>
        <w:r>
          <w:rPr>
            <w:webHidden/>
          </w:rPr>
          <w:fldChar w:fldCharType="begin"/>
        </w:r>
        <w:r>
          <w:rPr>
            <w:webHidden/>
          </w:rPr>
          <w:instrText xml:space="preserve"> PAGEREF _Toc85183126 \h </w:instrText>
        </w:r>
        <w:r>
          <w:rPr>
            <w:webHidden/>
          </w:rPr>
        </w:r>
        <w:r>
          <w:rPr>
            <w:webHidden/>
          </w:rPr>
          <w:fldChar w:fldCharType="separate"/>
        </w:r>
        <w:r>
          <w:rPr>
            <w:webHidden/>
          </w:rPr>
          <w:t>9</w:t>
        </w:r>
        <w:r>
          <w:rPr>
            <w:webHidden/>
          </w:rPr>
          <w:fldChar w:fldCharType="end"/>
        </w:r>
      </w:hyperlink>
    </w:p>
    <w:p w14:paraId="43A82F84"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7" w:history="1">
        <w:r w:rsidRPr="003A316E">
          <w:rPr>
            <w:rStyle w:val="Hipercze"/>
            <w:noProof/>
          </w:rPr>
          <w:t>3.1. Stan istniejący</w:t>
        </w:r>
        <w:r>
          <w:rPr>
            <w:noProof/>
            <w:webHidden/>
          </w:rPr>
          <w:tab/>
        </w:r>
        <w:r>
          <w:rPr>
            <w:noProof/>
            <w:webHidden/>
          </w:rPr>
          <w:fldChar w:fldCharType="begin"/>
        </w:r>
        <w:r>
          <w:rPr>
            <w:noProof/>
            <w:webHidden/>
          </w:rPr>
          <w:instrText xml:space="preserve"> PAGEREF _Toc85183127 \h </w:instrText>
        </w:r>
        <w:r>
          <w:rPr>
            <w:noProof/>
            <w:webHidden/>
          </w:rPr>
        </w:r>
        <w:r>
          <w:rPr>
            <w:noProof/>
            <w:webHidden/>
          </w:rPr>
          <w:fldChar w:fldCharType="separate"/>
        </w:r>
        <w:r>
          <w:rPr>
            <w:noProof/>
            <w:webHidden/>
          </w:rPr>
          <w:t>9</w:t>
        </w:r>
        <w:r>
          <w:rPr>
            <w:noProof/>
            <w:webHidden/>
          </w:rPr>
          <w:fldChar w:fldCharType="end"/>
        </w:r>
      </w:hyperlink>
    </w:p>
    <w:p w14:paraId="2633B95D"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8" w:history="1">
        <w:r w:rsidRPr="003A316E">
          <w:rPr>
            <w:rStyle w:val="Hipercze"/>
            <w:noProof/>
          </w:rPr>
          <w:t>3.2. Budowa kanalizacji wtórnej</w:t>
        </w:r>
        <w:r>
          <w:rPr>
            <w:noProof/>
            <w:webHidden/>
          </w:rPr>
          <w:tab/>
        </w:r>
        <w:r>
          <w:rPr>
            <w:noProof/>
            <w:webHidden/>
          </w:rPr>
          <w:fldChar w:fldCharType="begin"/>
        </w:r>
        <w:r>
          <w:rPr>
            <w:noProof/>
            <w:webHidden/>
          </w:rPr>
          <w:instrText xml:space="preserve"> PAGEREF _Toc85183128 \h </w:instrText>
        </w:r>
        <w:r>
          <w:rPr>
            <w:noProof/>
            <w:webHidden/>
          </w:rPr>
        </w:r>
        <w:r>
          <w:rPr>
            <w:noProof/>
            <w:webHidden/>
          </w:rPr>
          <w:fldChar w:fldCharType="separate"/>
        </w:r>
        <w:r>
          <w:rPr>
            <w:noProof/>
            <w:webHidden/>
          </w:rPr>
          <w:t>9</w:t>
        </w:r>
        <w:r>
          <w:rPr>
            <w:noProof/>
            <w:webHidden/>
          </w:rPr>
          <w:fldChar w:fldCharType="end"/>
        </w:r>
      </w:hyperlink>
    </w:p>
    <w:p w14:paraId="295AF988"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29" w:history="1">
        <w:r w:rsidRPr="003A316E">
          <w:rPr>
            <w:rStyle w:val="Hipercze"/>
            <w:noProof/>
          </w:rPr>
          <w:t>3.3. Budowa zasobników kablowych oraz rurociągu kablowego</w:t>
        </w:r>
        <w:r>
          <w:rPr>
            <w:noProof/>
            <w:webHidden/>
          </w:rPr>
          <w:tab/>
        </w:r>
        <w:r>
          <w:rPr>
            <w:noProof/>
            <w:webHidden/>
          </w:rPr>
          <w:fldChar w:fldCharType="begin"/>
        </w:r>
        <w:r>
          <w:rPr>
            <w:noProof/>
            <w:webHidden/>
          </w:rPr>
          <w:instrText xml:space="preserve"> PAGEREF _Toc85183129 \h </w:instrText>
        </w:r>
        <w:r>
          <w:rPr>
            <w:noProof/>
            <w:webHidden/>
          </w:rPr>
        </w:r>
        <w:r>
          <w:rPr>
            <w:noProof/>
            <w:webHidden/>
          </w:rPr>
          <w:fldChar w:fldCharType="separate"/>
        </w:r>
        <w:r>
          <w:rPr>
            <w:noProof/>
            <w:webHidden/>
          </w:rPr>
          <w:t>9</w:t>
        </w:r>
        <w:r>
          <w:rPr>
            <w:noProof/>
            <w:webHidden/>
          </w:rPr>
          <w:fldChar w:fldCharType="end"/>
        </w:r>
      </w:hyperlink>
    </w:p>
    <w:p w14:paraId="22239A98"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0" w:history="1">
        <w:r w:rsidRPr="003A316E">
          <w:rPr>
            <w:rStyle w:val="Hipercze"/>
            <w:noProof/>
          </w:rPr>
          <w:t>3.4. Skrzyżowania z obiektami uzbrojenia terenu</w:t>
        </w:r>
        <w:r>
          <w:rPr>
            <w:noProof/>
            <w:webHidden/>
          </w:rPr>
          <w:tab/>
        </w:r>
        <w:r>
          <w:rPr>
            <w:noProof/>
            <w:webHidden/>
          </w:rPr>
          <w:fldChar w:fldCharType="begin"/>
        </w:r>
        <w:r>
          <w:rPr>
            <w:noProof/>
            <w:webHidden/>
          </w:rPr>
          <w:instrText xml:space="preserve"> PAGEREF _Toc85183130 \h </w:instrText>
        </w:r>
        <w:r>
          <w:rPr>
            <w:noProof/>
            <w:webHidden/>
          </w:rPr>
        </w:r>
        <w:r>
          <w:rPr>
            <w:noProof/>
            <w:webHidden/>
          </w:rPr>
          <w:fldChar w:fldCharType="separate"/>
        </w:r>
        <w:r>
          <w:rPr>
            <w:noProof/>
            <w:webHidden/>
          </w:rPr>
          <w:t>9</w:t>
        </w:r>
        <w:r>
          <w:rPr>
            <w:noProof/>
            <w:webHidden/>
          </w:rPr>
          <w:fldChar w:fldCharType="end"/>
        </w:r>
      </w:hyperlink>
    </w:p>
    <w:p w14:paraId="4AEE77EF"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1" w:history="1">
        <w:r w:rsidRPr="003A316E">
          <w:rPr>
            <w:rStyle w:val="Hipercze"/>
            <w:noProof/>
          </w:rPr>
          <w:t>3.5. Budowa i montaż kabla światłowodowego</w:t>
        </w:r>
        <w:r>
          <w:rPr>
            <w:noProof/>
            <w:webHidden/>
          </w:rPr>
          <w:tab/>
        </w:r>
        <w:r>
          <w:rPr>
            <w:noProof/>
            <w:webHidden/>
          </w:rPr>
          <w:fldChar w:fldCharType="begin"/>
        </w:r>
        <w:r>
          <w:rPr>
            <w:noProof/>
            <w:webHidden/>
          </w:rPr>
          <w:instrText xml:space="preserve"> PAGEREF _Toc85183131 \h </w:instrText>
        </w:r>
        <w:r>
          <w:rPr>
            <w:noProof/>
            <w:webHidden/>
          </w:rPr>
        </w:r>
        <w:r>
          <w:rPr>
            <w:noProof/>
            <w:webHidden/>
          </w:rPr>
          <w:fldChar w:fldCharType="separate"/>
        </w:r>
        <w:r>
          <w:rPr>
            <w:noProof/>
            <w:webHidden/>
          </w:rPr>
          <w:t>9</w:t>
        </w:r>
        <w:r>
          <w:rPr>
            <w:noProof/>
            <w:webHidden/>
          </w:rPr>
          <w:fldChar w:fldCharType="end"/>
        </w:r>
      </w:hyperlink>
    </w:p>
    <w:p w14:paraId="397BE6F0"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2" w:history="1">
        <w:r w:rsidRPr="003A316E">
          <w:rPr>
            <w:rStyle w:val="Hipercze"/>
            <w:noProof/>
          </w:rPr>
          <w:t>3.6. Zakończenie kabla światłowodowego</w:t>
        </w:r>
        <w:r>
          <w:rPr>
            <w:noProof/>
            <w:webHidden/>
          </w:rPr>
          <w:tab/>
        </w:r>
        <w:r>
          <w:rPr>
            <w:noProof/>
            <w:webHidden/>
          </w:rPr>
          <w:fldChar w:fldCharType="begin"/>
        </w:r>
        <w:r>
          <w:rPr>
            <w:noProof/>
            <w:webHidden/>
          </w:rPr>
          <w:instrText xml:space="preserve"> PAGEREF _Toc85183132 \h </w:instrText>
        </w:r>
        <w:r>
          <w:rPr>
            <w:noProof/>
            <w:webHidden/>
          </w:rPr>
        </w:r>
        <w:r>
          <w:rPr>
            <w:noProof/>
            <w:webHidden/>
          </w:rPr>
          <w:fldChar w:fldCharType="separate"/>
        </w:r>
        <w:r>
          <w:rPr>
            <w:noProof/>
            <w:webHidden/>
          </w:rPr>
          <w:t>9</w:t>
        </w:r>
        <w:r>
          <w:rPr>
            <w:noProof/>
            <w:webHidden/>
          </w:rPr>
          <w:fldChar w:fldCharType="end"/>
        </w:r>
      </w:hyperlink>
    </w:p>
    <w:p w14:paraId="61575A3B"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3" w:history="1">
        <w:r w:rsidRPr="003A316E">
          <w:rPr>
            <w:rStyle w:val="Hipercze"/>
            <w:noProof/>
          </w:rPr>
          <w:t>3.7. Pomiary kabla światłowodowego</w:t>
        </w:r>
        <w:r>
          <w:rPr>
            <w:noProof/>
            <w:webHidden/>
          </w:rPr>
          <w:tab/>
        </w:r>
        <w:r>
          <w:rPr>
            <w:noProof/>
            <w:webHidden/>
          </w:rPr>
          <w:fldChar w:fldCharType="begin"/>
        </w:r>
        <w:r>
          <w:rPr>
            <w:noProof/>
            <w:webHidden/>
          </w:rPr>
          <w:instrText xml:space="preserve"> PAGEREF _Toc85183133 \h </w:instrText>
        </w:r>
        <w:r>
          <w:rPr>
            <w:noProof/>
            <w:webHidden/>
          </w:rPr>
        </w:r>
        <w:r>
          <w:rPr>
            <w:noProof/>
            <w:webHidden/>
          </w:rPr>
          <w:fldChar w:fldCharType="separate"/>
        </w:r>
        <w:r>
          <w:rPr>
            <w:noProof/>
            <w:webHidden/>
          </w:rPr>
          <w:t>10</w:t>
        </w:r>
        <w:r>
          <w:rPr>
            <w:noProof/>
            <w:webHidden/>
          </w:rPr>
          <w:fldChar w:fldCharType="end"/>
        </w:r>
      </w:hyperlink>
    </w:p>
    <w:p w14:paraId="6F2D697D"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4" w:history="1">
        <w:r w:rsidRPr="003A316E">
          <w:rPr>
            <w:rStyle w:val="Hipercze"/>
            <w:noProof/>
          </w:rPr>
          <w:t>3.8. Znakowanie</w:t>
        </w:r>
        <w:r>
          <w:rPr>
            <w:noProof/>
            <w:webHidden/>
          </w:rPr>
          <w:tab/>
        </w:r>
        <w:r>
          <w:rPr>
            <w:noProof/>
            <w:webHidden/>
          </w:rPr>
          <w:fldChar w:fldCharType="begin"/>
        </w:r>
        <w:r>
          <w:rPr>
            <w:noProof/>
            <w:webHidden/>
          </w:rPr>
          <w:instrText xml:space="preserve"> PAGEREF _Toc85183134 \h </w:instrText>
        </w:r>
        <w:r>
          <w:rPr>
            <w:noProof/>
            <w:webHidden/>
          </w:rPr>
        </w:r>
        <w:r>
          <w:rPr>
            <w:noProof/>
            <w:webHidden/>
          </w:rPr>
          <w:fldChar w:fldCharType="separate"/>
        </w:r>
        <w:r>
          <w:rPr>
            <w:noProof/>
            <w:webHidden/>
          </w:rPr>
          <w:t>10</w:t>
        </w:r>
        <w:r>
          <w:rPr>
            <w:noProof/>
            <w:webHidden/>
          </w:rPr>
          <w:fldChar w:fldCharType="end"/>
        </w:r>
      </w:hyperlink>
    </w:p>
    <w:p w14:paraId="3C34DB5E"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5" w:history="1">
        <w:r w:rsidRPr="003A316E">
          <w:rPr>
            <w:rStyle w:val="Hipercze"/>
            <w:noProof/>
          </w:rPr>
          <w:t>3.9. Uwagi dodatkowe</w:t>
        </w:r>
        <w:r>
          <w:rPr>
            <w:noProof/>
            <w:webHidden/>
          </w:rPr>
          <w:tab/>
        </w:r>
        <w:r>
          <w:rPr>
            <w:noProof/>
            <w:webHidden/>
          </w:rPr>
          <w:fldChar w:fldCharType="begin"/>
        </w:r>
        <w:r>
          <w:rPr>
            <w:noProof/>
            <w:webHidden/>
          </w:rPr>
          <w:instrText xml:space="preserve"> PAGEREF _Toc85183135 \h </w:instrText>
        </w:r>
        <w:r>
          <w:rPr>
            <w:noProof/>
            <w:webHidden/>
          </w:rPr>
        </w:r>
        <w:r>
          <w:rPr>
            <w:noProof/>
            <w:webHidden/>
          </w:rPr>
          <w:fldChar w:fldCharType="separate"/>
        </w:r>
        <w:r>
          <w:rPr>
            <w:noProof/>
            <w:webHidden/>
          </w:rPr>
          <w:t>10</w:t>
        </w:r>
        <w:r>
          <w:rPr>
            <w:noProof/>
            <w:webHidden/>
          </w:rPr>
          <w:fldChar w:fldCharType="end"/>
        </w:r>
      </w:hyperlink>
    </w:p>
    <w:p w14:paraId="52D081D5"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6" w:history="1">
        <w:r w:rsidRPr="003A316E">
          <w:rPr>
            <w:rStyle w:val="Hipercze"/>
            <w:noProof/>
          </w:rPr>
          <w:t>3.9. Typ i profil kabla światłowodowego</w:t>
        </w:r>
        <w:r>
          <w:rPr>
            <w:noProof/>
            <w:webHidden/>
          </w:rPr>
          <w:tab/>
        </w:r>
        <w:r>
          <w:rPr>
            <w:noProof/>
            <w:webHidden/>
          </w:rPr>
          <w:fldChar w:fldCharType="begin"/>
        </w:r>
        <w:r>
          <w:rPr>
            <w:noProof/>
            <w:webHidden/>
          </w:rPr>
          <w:instrText xml:space="preserve"> PAGEREF _Toc85183136 \h </w:instrText>
        </w:r>
        <w:r>
          <w:rPr>
            <w:noProof/>
            <w:webHidden/>
          </w:rPr>
        </w:r>
        <w:r>
          <w:rPr>
            <w:noProof/>
            <w:webHidden/>
          </w:rPr>
          <w:fldChar w:fldCharType="separate"/>
        </w:r>
        <w:r>
          <w:rPr>
            <w:noProof/>
            <w:webHidden/>
          </w:rPr>
          <w:t>11</w:t>
        </w:r>
        <w:r>
          <w:rPr>
            <w:noProof/>
            <w:webHidden/>
          </w:rPr>
          <w:fldChar w:fldCharType="end"/>
        </w:r>
      </w:hyperlink>
    </w:p>
    <w:p w14:paraId="2411BCAB"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7" w:history="1">
        <w:r w:rsidRPr="003A316E">
          <w:rPr>
            <w:rStyle w:val="Hipercze"/>
            <w:noProof/>
          </w:rPr>
          <w:t>3.10. Topologia i technologia</w:t>
        </w:r>
        <w:r>
          <w:rPr>
            <w:noProof/>
            <w:webHidden/>
          </w:rPr>
          <w:tab/>
        </w:r>
        <w:r>
          <w:rPr>
            <w:noProof/>
            <w:webHidden/>
          </w:rPr>
          <w:fldChar w:fldCharType="begin"/>
        </w:r>
        <w:r>
          <w:rPr>
            <w:noProof/>
            <w:webHidden/>
          </w:rPr>
          <w:instrText xml:space="preserve"> PAGEREF _Toc85183137 \h </w:instrText>
        </w:r>
        <w:r>
          <w:rPr>
            <w:noProof/>
            <w:webHidden/>
          </w:rPr>
        </w:r>
        <w:r>
          <w:rPr>
            <w:noProof/>
            <w:webHidden/>
          </w:rPr>
          <w:fldChar w:fldCharType="separate"/>
        </w:r>
        <w:r>
          <w:rPr>
            <w:noProof/>
            <w:webHidden/>
          </w:rPr>
          <w:t>11</w:t>
        </w:r>
        <w:r>
          <w:rPr>
            <w:noProof/>
            <w:webHidden/>
          </w:rPr>
          <w:fldChar w:fldCharType="end"/>
        </w:r>
      </w:hyperlink>
    </w:p>
    <w:p w14:paraId="577FC25D"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8" w:history="1">
        <w:r w:rsidRPr="003A316E">
          <w:rPr>
            <w:rStyle w:val="Hipercze"/>
            <w:noProof/>
          </w:rPr>
          <w:t>3.11. Dyspersja chromatyczna łącza światłowodowego</w:t>
        </w:r>
        <w:r>
          <w:rPr>
            <w:noProof/>
            <w:webHidden/>
          </w:rPr>
          <w:tab/>
        </w:r>
        <w:r>
          <w:rPr>
            <w:noProof/>
            <w:webHidden/>
          </w:rPr>
          <w:fldChar w:fldCharType="begin"/>
        </w:r>
        <w:r>
          <w:rPr>
            <w:noProof/>
            <w:webHidden/>
          </w:rPr>
          <w:instrText xml:space="preserve"> PAGEREF _Toc85183138 \h </w:instrText>
        </w:r>
        <w:r>
          <w:rPr>
            <w:noProof/>
            <w:webHidden/>
          </w:rPr>
        </w:r>
        <w:r>
          <w:rPr>
            <w:noProof/>
            <w:webHidden/>
          </w:rPr>
          <w:fldChar w:fldCharType="separate"/>
        </w:r>
        <w:r>
          <w:rPr>
            <w:noProof/>
            <w:webHidden/>
          </w:rPr>
          <w:t>11</w:t>
        </w:r>
        <w:r>
          <w:rPr>
            <w:noProof/>
            <w:webHidden/>
          </w:rPr>
          <w:fldChar w:fldCharType="end"/>
        </w:r>
      </w:hyperlink>
    </w:p>
    <w:p w14:paraId="5B50463F"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39" w:history="1">
        <w:r w:rsidRPr="003A316E">
          <w:rPr>
            <w:rStyle w:val="Hipercze"/>
            <w:noProof/>
          </w:rPr>
          <w:t>3.12. Bilans dyspersji chromatycznej łącza światłowodowego</w:t>
        </w:r>
        <w:r>
          <w:rPr>
            <w:noProof/>
            <w:webHidden/>
          </w:rPr>
          <w:tab/>
        </w:r>
        <w:r>
          <w:rPr>
            <w:noProof/>
            <w:webHidden/>
          </w:rPr>
          <w:fldChar w:fldCharType="begin"/>
        </w:r>
        <w:r>
          <w:rPr>
            <w:noProof/>
            <w:webHidden/>
          </w:rPr>
          <w:instrText xml:space="preserve"> PAGEREF _Toc85183139 \h </w:instrText>
        </w:r>
        <w:r>
          <w:rPr>
            <w:noProof/>
            <w:webHidden/>
          </w:rPr>
        </w:r>
        <w:r>
          <w:rPr>
            <w:noProof/>
            <w:webHidden/>
          </w:rPr>
          <w:fldChar w:fldCharType="separate"/>
        </w:r>
        <w:r>
          <w:rPr>
            <w:noProof/>
            <w:webHidden/>
          </w:rPr>
          <w:t>12</w:t>
        </w:r>
        <w:r>
          <w:rPr>
            <w:noProof/>
            <w:webHidden/>
          </w:rPr>
          <w:fldChar w:fldCharType="end"/>
        </w:r>
      </w:hyperlink>
    </w:p>
    <w:p w14:paraId="31A3BE46"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0" w:history="1">
        <w:r w:rsidRPr="003A316E">
          <w:rPr>
            <w:rStyle w:val="Hipercze"/>
            <w:noProof/>
          </w:rPr>
          <w:t>3.13. Tłumienie łącza światłowodowego</w:t>
        </w:r>
        <w:r>
          <w:rPr>
            <w:noProof/>
            <w:webHidden/>
          </w:rPr>
          <w:tab/>
        </w:r>
        <w:r>
          <w:rPr>
            <w:noProof/>
            <w:webHidden/>
          </w:rPr>
          <w:fldChar w:fldCharType="begin"/>
        </w:r>
        <w:r>
          <w:rPr>
            <w:noProof/>
            <w:webHidden/>
          </w:rPr>
          <w:instrText xml:space="preserve"> PAGEREF _Toc85183140 \h </w:instrText>
        </w:r>
        <w:r>
          <w:rPr>
            <w:noProof/>
            <w:webHidden/>
          </w:rPr>
        </w:r>
        <w:r>
          <w:rPr>
            <w:noProof/>
            <w:webHidden/>
          </w:rPr>
          <w:fldChar w:fldCharType="separate"/>
        </w:r>
        <w:r>
          <w:rPr>
            <w:noProof/>
            <w:webHidden/>
          </w:rPr>
          <w:t>12</w:t>
        </w:r>
        <w:r>
          <w:rPr>
            <w:noProof/>
            <w:webHidden/>
          </w:rPr>
          <w:fldChar w:fldCharType="end"/>
        </w:r>
      </w:hyperlink>
    </w:p>
    <w:p w14:paraId="71C73FAB"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1" w:history="1">
        <w:r w:rsidRPr="003A316E">
          <w:rPr>
            <w:rStyle w:val="Hipercze"/>
            <w:noProof/>
          </w:rPr>
          <w:t>3.14. Bilans mocy łącza światłowodowego</w:t>
        </w:r>
        <w:r>
          <w:rPr>
            <w:noProof/>
            <w:webHidden/>
          </w:rPr>
          <w:tab/>
        </w:r>
        <w:r>
          <w:rPr>
            <w:noProof/>
            <w:webHidden/>
          </w:rPr>
          <w:fldChar w:fldCharType="begin"/>
        </w:r>
        <w:r>
          <w:rPr>
            <w:noProof/>
            <w:webHidden/>
          </w:rPr>
          <w:instrText xml:space="preserve"> PAGEREF _Toc85183141 \h </w:instrText>
        </w:r>
        <w:r>
          <w:rPr>
            <w:noProof/>
            <w:webHidden/>
          </w:rPr>
        </w:r>
        <w:r>
          <w:rPr>
            <w:noProof/>
            <w:webHidden/>
          </w:rPr>
          <w:fldChar w:fldCharType="separate"/>
        </w:r>
        <w:r>
          <w:rPr>
            <w:noProof/>
            <w:webHidden/>
          </w:rPr>
          <w:t>13</w:t>
        </w:r>
        <w:r>
          <w:rPr>
            <w:noProof/>
            <w:webHidden/>
          </w:rPr>
          <w:fldChar w:fldCharType="end"/>
        </w:r>
      </w:hyperlink>
    </w:p>
    <w:p w14:paraId="03E284D3"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2" w:history="1">
        <w:r w:rsidRPr="003A316E">
          <w:rPr>
            <w:rStyle w:val="Hipercze"/>
            <w:noProof/>
          </w:rPr>
          <w:t>3.15. Urządzenia oraz wyposażenie szaf teleinformatycznych</w:t>
        </w:r>
        <w:r>
          <w:rPr>
            <w:noProof/>
            <w:webHidden/>
          </w:rPr>
          <w:tab/>
        </w:r>
        <w:r>
          <w:rPr>
            <w:noProof/>
            <w:webHidden/>
          </w:rPr>
          <w:fldChar w:fldCharType="begin"/>
        </w:r>
        <w:r>
          <w:rPr>
            <w:noProof/>
            <w:webHidden/>
          </w:rPr>
          <w:instrText xml:space="preserve"> PAGEREF _Toc85183142 \h </w:instrText>
        </w:r>
        <w:r>
          <w:rPr>
            <w:noProof/>
            <w:webHidden/>
          </w:rPr>
        </w:r>
        <w:r>
          <w:rPr>
            <w:noProof/>
            <w:webHidden/>
          </w:rPr>
          <w:fldChar w:fldCharType="separate"/>
        </w:r>
        <w:r>
          <w:rPr>
            <w:noProof/>
            <w:webHidden/>
          </w:rPr>
          <w:t>13</w:t>
        </w:r>
        <w:r>
          <w:rPr>
            <w:noProof/>
            <w:webHidden/>
          </w:rPr>
          <w:fldChar w:fldCharType="end"/>
        </w:r>
      </w:hyperlink>
    </w:p>
    <w:p w14:paraId="240E5651"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3" w:history="1">
        <w:r w:rsidRPr="003A316E">
          <w:rPr>
            <w:rStyle w:val="Hipercze"/>
            <w:noProof/>
          </w:rPr>
          <w:t>3.16. Zestawienie podstawowych materiałów oraz urządzeń</w:t>
        </w:r>
        <w:r>
          <w:rPr>
            <w:noProof/>
            <w:webHidden/>
          </w:rPr>
          <w:tab/>
        </w:r>
        <w:r>
          <w:rPr>
            <w:noProof/>
            <w:webHidden/>
          </w:rPr>
          <w:fldChar w:fldCharType="begin"/>
        </w:r>
        <w:r>
          <w:rPr>
            <w:noProof/>
            <w:webHidden/>
          </w:rPr>
          <w:instrText xml:space="preserve"> PAGEREF _Toc85183143 \h </w:instrText>
        </w:r>
        <w:r>
          <w:rPr>
            <w:noProof/>
            <w:webHidden/>
          </w:rPr>
        </w:r>
        <w:r>
          <w:rPr>
            <w:noProof/>
            <w:webHidden/>
          </w:rPr>
          <w:fldChar w:fldCharType="separate"/>
        </w:r>
        <w:r>
          <w:rPr>
            <w:noProof/>
            <w:webHidden/>
          </w:rPr>
          <w:t>14</w:t>
        </w:r>
        <w:r>
          <w:rPr>
            <w:noProof/>
            <w:webHidden/>
          </w:rPr>
          <w:fldChar w:fldCharType="end"/>
        </w:r>
      </w:hyperlink>
    </w:p>
    <w:p w14:paraId="551215BA" w14:textId="77777777" w:rsidR="00D63983" w:rsidRDefault="00D63983">
      <w:pPr>
        <w:pStyle w:val="Spistreci1"/>
        <w:rPr>
          <w:rFonts w:asciiTheme="minorHAnsi" w:eastAsiaTheme="minorEastAsia" w:hAnsiTheme="minorHAnsi" w:cstheme="minorBidi"/>
          <w:b w:val="0"/>
          <w:lang w:eastAsia="pl-PL"/>
        </w:rPr>
      </w:pPr>
      <w:hyperlink w:anchor="_Toc85183144" w:history="1">
        <w:r w:rsidRPr="003A316E">
          <w:rPr>
            <w:rStyle w:val="Hipercze"/>
          </w:rPr>
          <w:t>4. Przedmiar robót</w:t>
        </w:r>
        <w:r>
          <w:rPr>
            <w:webHidden/>
          </w:rPr>
          <w:tab/>
        </w:r>
        <w:r>
          <w:rPr>
            <w:webHidden/>
          </w:rPr>
          <w:fldChar w:fldCharType="begin"/>
        </w:r>
        <w:r>
          <w:rPr>
            <w:webHidden/>
          </w:rPr>
          <w:instrText xml:space="preserve"> PAGEREF _Toc85183144 \h </w:instrText>
        </w:r>
        <w:r>
          <w:rPr>
            <w:webHidden/>
          </w:rPr>
        </w:r>
        <w:r>
          <w:rPr>
            <w:webHidden/>
          </w:rPr>
          <w:fldChar w:fldCharType="separate"/>
        </w:r>
        <w:r>
          <w:rPr>
            <w:webHidden/>
          </w:rPr>
          <w:t>15</w:t>
        </w:r>
        <w:r>
          <w:rPr>
            <w:webHidden/>
          </w:rPr>
          <w:fldChar w:fldCharType="end"/>
        </w:r>
      </w:hyperlink>
    </w:p>
    <w:p w14:paraId="31D8522B" w14:textId="77777777" w:rsidR="00D63983" w:rsidRDefault="00D63983">
      <w:pPr>
        <w:pStyle w:val="Spistreci1"/>
        <w:rPr>
          <w:rFonts w:asciiTheme="minorHAnsi" w:eastAsiaTheme="minorEastAsia" w:hAnsiTheme="minorHAnsi" w:cstheme="minorBidi"/>
          <w:b w:val="0"/>
          <w:lang w:eastAsia="pl-PL"/>
        </w:rPr>
      </w:pPr>
      <w:hyperlink w:anchor="_Toc85183145" w:history="1">
        <w:r w:rsidRPr="003A316E">
          <w:rPr>
            <w:rStyle w:val="Hipercze"/>
          </w:rPr>
          <w:t>5. Rysunki</w:t>
        </w:r>
        <w:r>
          <w:rPr>
            <w:webHidden/>
          </w:rPr>
          <w:tab/>
        </w:r>
        <w:r>
          <w:rPr>
            <w:webHidden/>
          </w:rPr>
          <w:fldChar w:fldCharType="begin"/>
        </w:r>
        <w:r>
          <w:rPr>
            <w:webHidden/>
          </w:rPr>
          <w:instrText xml:space="preserve"> PAGEREF _Toc85183145 \h </w:instrText>
        </w:r>
        <w:r>
          <w:rPr>
            <w:webHidden/>
          </w:rPr>
        </w:r>
        <w:r>
          <w:rPr>
            <w:webHidden/>
          </w:rPr>
          <w:fldChar w:fldCharType="separate"/>
        </w:r>
        <w:r>
          <w:rPr>
            <w:webHidden/>
          </w:rPr>
          <w:t>16</w:t>
        </w:r>
        <w:r>
          <w:rPr>
            <w:webHidden/>
          </w:rPr>
          <w:fldChar w:fldCharType="end"/>
        </w:r>
      </w:hyperlink>
    </w:p>
    <w:p w14:paraId="52D50E0B"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6" w:history="1">
        <w:r w:rsidRPr="003A316E">
          <w:rPr>
            <w:rStyle w:val="Hipercze"/>
            <w:noProof/>
          </w:rPr>
          <w:t>5.1. Lokalizacja obiektów</w:t>
        </w:r>
        <w:r>
          <w:rPr>
            <w:noProof/>
            <w:webHidden/>
          </w:rPr>
          <w:tab/>
        </w:r>
        <w:r>
          <w:rPr>
            <w:noProof/>
            <w:webHidden/>
          </w:rPr>
          <w:fldChar w:fldCharType="begin"/>
        </w:r>
        <w:r>
          <w:rPr>
            <w:noProof/>
            <w:webHidden/>
          </w:rPr>
          <w:instrText xml:space="preserve"> PAGEREF _Toc85183146 \h </w:instrText>
        </w:r>
        <w:r>
          <w:rPr>
            <w:noProof/>
            <w:webHidden/>
          </w:rPr>
        </w:r>
        <w:r>
          <w:rPr>
            <w:noProof/>
            <w:webHidden/>
          </w:rPr>
          <w:fldChar w:fldCharType="separate"/>
        </w:r>
        <w:r>
          <w:rPr>
            <w:noProof/>
            <w:webHidden/>
          </w:rPr>
          <w:t>16</w:t>
        </w:r>
        <w:r>
          <w:rPr>
            <w:noProof/>
            <w:webHidden/>
          </w:rPr>
          <w:fldChar w:fldCharType="end"/>
        </w:r>
      </w:hyperlink>
    </w:p>
    <w:p w14:paraId="52888E57"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7" w:history="1">
        <w:r w:rsidRPr="003A316E">
          <w:rPr>
            <w:rStyle w:val="Hipercze"/>
            <w:noProof/>
          </w:rPr>
          <w:t>5.2. Przebieg trasy łącza światłowodowego</w:t>
        </w:r>
        <w:r>
          <w:rPr>
            <w:noProof/>
            <w:webHidden/>
          </w:rPr>
          <w:tab/>
        </w:r>
        <w:r>
          <w:rPr>
            <w:noProof/>
            <w:webHidden/>
          </w:rPr>
          <w:fldChar w:fldCharType="begin"/>
        </w:r>
        <w:r>
          <w:rPr>
            <w:noProof/>
            <w:webHidden/>
          </w:rPr>
          <w:instrText xml:space="preserve"> PAGEREF _Toc85183147 \h </w:instrText>
        </w:r>
        <w:r>
          <w:rPr>
            <w:noProof/>
            <w:webHidden/>
          </w:rPr>
        </w:r>
        <w:r>
          <w:rPr>
            <w:noProof/>
            <w:webHidden/>
          </w:rPr>
          <w:fldChar w:fldCharType="separate"/>
        </w:r>
        <w:r>
          <w:rPr>
            <w:noProof/>
            <w:webHidden/>
          </w:rPr>
          <w:t>16</w:t>
        </w:r>
        <w:r>
          <w:rPr>
            <w:noProof/>
            <w:webHidden/>
          </w:rPr>
          <w:fldChar w:fldCharType="end"/>
        </w:r>
      </w:hyperlink>
    </w:p>
    <w:p w14:paraId="5BC99158"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8" w:history="1">
        <w:r w:rsidRPr="003A316E">
          <w:rPr>
            <w:rStyle w:val="Hipercze"/>
            <w:noProof/>
          </w:rPr>
          <w:t>Zaznaczone na mapach</w:t>
        </w:r>
        <w:r>
          <w:rPr>
            <w:noProof/>
            <w:webHidden/>
          </w:rPr>
          <w:tab/>
        </w:r>
        <w:r>
          <w:rPr>
            <w:noProof/>
            <w:webHidden/>
          </w:rPr>
          <w:fldChar w:fldCharType="begin"/>
        </w:r>
        <w:r>
          <w:rPr>
            <w:noProof/>
            <w:webHidden/>
          </w:rPr>
          <w:instrText xml:space="preserve"> PAGEREF _Toc85183148 \h </w:instrText>
        </w:r>
        <w:r>
          <w:rPr>
            <w:noProof/>
            <w:webHidden/>
          </w:rPr>
        </w:r>
        <w:r>
          <w:rPr>
            <w:noProof/>
            <w:webHidden/>
          </w:rPr>
          <w:fldChar w:fldCharType="separate"/>
        </w:r>
        <w:r>
          <w:rPr>
            <w:noProof/>
            <w:webHidden/>
          </w:rPr>
          <w:t>16</w:t>
        </w:r>
        <w:r>
          <w:rPr>
            <w:noProof/>
            <w:webHidden/>
          </w:rPr>
          <w:fldChar w:fldCharType="end"/>
        </w:r>
      </w:hyperlink>
    </w:p>
    <w:p w14:paraId="5ED9D2D4"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49" w:history="1">
        <w:r w:rsidRPr="003A316E">
          <w:rPr>
            <w:rStyle w:val="Hipercze"/>
            <w:noProof/>
          </w:rPr>
          <w:t>5.3. Schematy</w:t>
        </w:r>
        <w:r>
          <w:rPr>
            <w:noProof/>
            <w:webHidden/>
          </w:rPr>
          <w:tab/>
        </w:r>
        <w:r>
          <w:rPr>
            <w:noProof/>
            <w:webHidden/>
          </w:rPr>
          <w:fldChar w:fldCharType="begin"/>
        </w:r>
        <w:r>
          <w:rPr>
            <w:noProof/>
            <w:webHidden/>
          </w:rPr>
          <w:instrText xml:space="preserve"> PAGEREF _Toc85183149 \h </w:instrText>
        </w:r>
        <w:r>
          <w:rPr>
            <w:noProof/>
            <w:webHidden/>
          </w:rPr>
        </w:r>
        <w:r>
          <w:rPr>
            <w:noProof/>
            <w:webHidden/>
          </w:rPr>
          <w:fldChar w:fldCharType="separate"/>
        </w:r>
        <w:r>
          <w:rPr>
            <w:noProof/>
            <w:webHidden/>
          </w:rPr>
          <w:t>16</w:t>
        </w:r>
        <w:r>
          <w:rPr>
            <w:noProof/>
            <w:webHidden/>
          </w:rPr>
          <w:fldChar w:fldCharType="end"/>
        </w:r>
      </w:hyperlink>
    </w:p>
    <w:p w14:paraId="657A0480"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50" w:history="1">
        <w:r w:rsidRPr="003A316E">
          <w:rPr>
            <w:rStyle w:val="Hipercze"/>
            <w:rFonts w:eastAsiaTheme="minorHAnsi"/>
            <w:noProof/>
          </w:rPr>
          <w:t>1. Schemat wyprostowany</w:t>
        </w:r>
        <w:r>
          <w:rPr>
            <w:noProof/>
            <w:webHidden/>
          </w:rPr>
          <w:tab/>
        </w:r>
        <w:r>
          <w:rPr>
            <w:noProof/>
            <w:webHidden/>
          </w:rPr>
          <w:fldChar w:fldCharType="begin"/>
        </w:r>
        <w:r>
          <w:rPr>
            <w:noProof/>
            <w:webHidden/>
          </w:rPr>
          <w:instrText xml:space="preserve"> PAGEREF _Toc85183150 \h </w:instrText>
        </w:r>
        <w:r>
          <w:rPr>
            <w:noProof/>
            <w:webHidden/>
          </w:rPr>
        </w:r>
        <w:r>
          <w:rPr>
            <w:noProof/>
            <w:webHidden/>
          </w:rPr>
          <w:fldChar w:fldCharType="separate"/>
        </w:r>
        <w:r>
          <w:rPr>
            <w:noProof/>
            <w:webHidden/>
          </w:rPr>
          <w:t>16</w:t>
        </w:r>
        <w:r>
          <w:rPr>
            <w:noProof/>
            <w:webHidden/>
          </w:rPr>
          <w:fldChar w:fldCharType="end"/>
        </w:r>
      </w:hyperlink>
    </w:p>
    <w:p w14:paraId="150B9B83"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51" w:history="1">
        <w:r w:rsidRPr="003A316E">
          <w:rPr>
            <w:rStyle w:val="Hipercze"/>
            <w:rFonts w:eastAsiaTheme="minorHAnsi"/>
            <w:noProof/>
          </w:rPr>
          <w:t>2. rozpływ włókien</w:t>
        </w:r>
        <w:r>
          <w:rPr>
            <w:noProof/>
            <w:webHidden/>
          </w:rPr>
          <w:tab/>
        </w:r>
        <w:r>
          <w:rPr>
            <w:noProof/>
            <w:webHidden/>
          </w:rPr>
          <w:fldChar w:fldCharType="begin"/>
        </w:r>
        <w:r>
          <w:rPr>
            <w:noProof/>
            <w:webHidden/>
          </w:rPr>
          <w:instrText xml:space="preserve"> PAGEREF _Toc85183151 \h </w:instrText>
        </w:r>
        <w:r>
          <w:rPr>
            <w:noProof/>
            <w:webHidden/>
          </w:rPr>
        </w:r>
        <w:r>
          <w:rPr>
            <w:noProof/>
            <w:webHidden/>
          </w:rPr>
          <w:fldChar w:fldCharType="separate"/>
        </w:r>
        <w:r>
          <w:rPr>
            <w:noProof/>
            <w:webHidden/>
          </w:rPr>
          <w:t>16</w:t>
        </w:r>
        <w:r>
          <w:rPr>
            <w:noProof/>
            <w:webHidden/>
          </w:rPr>
          <w:fldChar w:fldCharType="end"/>
        </w:r>
      </w:hyperlink>
    </w:p>
    <w:p w14:paraId="7959B179"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52" w:history="1">
        <w:r w:rsidRPr="003A316E">
          <w:rPr>
            <w:rStyle w:val="Hipercze"/>
            <w:rFonts w:eastAsiaTheme="minorHAnsi"/>
            <w:noProof/>
          </w:rPr>
          <w:t>3. Widok elewacji szaf teleinformatycznych</w:t>
        </w:r>
        <w:r>
          <w:rPr>
            <w:noProof/>
            <w:webHidden/>
          </w:rPr>
          <w:tab/>
        </w:r>
        <w:r>
          <w:rPr>
            <w:noProof/>
            <w:webHidden/>
          </w:rPr>
          <w:fldChar w:fldCharType="begin"/>
        </w:r>
        <w:r>
          <w:rPr>
            <w:noProof/>
            <w:webHidden/>
          </w:rPr>
          <w:instrText xml:space="preserve"> PAGEREF _Toc85183152 \h </w:instrText>
        </w:r>
        <w:r>
          <w:rPr>
            <w:noProof/>
            <w:webHidden/>
          </w:rPr>
        </w:r>
        <w:r>
          <w:rPr>
            <w:noProof/>
            <w:webHidden/>
          </w:rPr>
          <w:fldChar w:fldCharType="separate"/>
        </w:r>
        <w:r>
          <w:rPr>
            <w:noProof/>
            <w:webHidden/>
          </w:rPr>
          <w:t>16</w:t>
        </w:r>
        <w:r>
          <w:rPr>
            <w:noProof/>
            <w:webHidden/>
          </w:rPr>
          <w:fldChar w:fldCharType="end"/>
        </w:r>
      </w:hyperlink>
    </w:p>
    <w:p w14:paraId="00FA7AB4"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53" w:history="1">
        <w:r w:rsidRPr="003A316E">
          <w:rPr>
            <w:rStyle w:val="Hipercze"/>
            <w:rFonts w:eastAsiaTheme="minorHAnsi"/>
            <w:noProof/>
          </w:rPr>
          <w:t>4. oznaczenia (legenda)</w:t>
        </w:r>
        <w:r>
          <w:rPr>
            <w:noProof/>
            <w:webHidden/>
          </w:rPr>
          <w:tab/>
        </w:r>
        <w:r>
          <w:rPr>
            <w:noProof/>
            <w:webHidden/>
          </w:rPr>
          <w:fldChar w:fldCharType="begin"/>
        </w:r>
        <w:r>
          <w:rPr>
            <w:noProof/>
            <w:webHidden/>
          </w:rPr>
          <w:instrText xml:space="preserve"> PAGEREF _Toc85183153 \h </w:instrText>
        </w:r>
        <w:r>
          <w:rPr>
            <w:noProof/>
            <w:webHidden/>
          </w:rPr>
        </w:r>
        <w:r>
          <w:rPr>
            <w:noProof/>
            <w:webHidden/>
          </w:rPr>
          <w:fldChar w:fldCharType="separate"/>
        </w:r>
        <w:r>
          <w:rPr>
            <w:noProof/>
            <w:webHidden/>
          </w:rPr>
          <w:t>16</w:t>
        </w:r>
        <w:r>
          <w:rPr>
            <w:noProof/>
            <w:webHidden/>
          </w:rPr>
          <w:fldChar w:fldCharType="end"/>
        </w:r>
      </w:hyperlink>
    </w:p>
    <w:p w14:paraId="2441F5BA"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54" w:history="1">
        <w:r w:rsidRPr="003A316E">
          <w:rPr>
            <w:rStyle w:val="Hipercze"/>
            <w:noProof/>
          </w:rPr>
          <w:t>5.4. Spis kart materiałowych</w:t>
        </w:r>
        <w:r>
          <w:rPr>
            <w:noProof/>
            <w:webHidden/>
          </w:rPr>
          <w:tab/>
        </w:r>
        <w:r>
          <w:rPr>
            <w:noProof/>
            <w:webHidden/>
          </w:rPr>
          <w:fldChar w:fldCharType="begin"/>
        </w:r>
        <w:r>
          <w:rPr>
            <w:noProof/>
            <w:webHidden/>
          </w:rPr>
          <w:instrText xml:space="preserve"> PAGEREF _Toc85183154 \h </w:instrText>
        </w:r>
        <w:r>
          <w:rPr>
            <w:noProof/>
            <w:webHidden/>
          </w:rPr>
        </w:r>
        <w:r>
          <w:rPr>
            <w:noProof/>
            <w:webHidden/>
          </w:rPr>
          <w:fldChar w:fldCharType="separate"/>
        </w:r>
        <w:r>
          <w:rPr>
            <w:noProof/>
            <w:webHidden/>
          </w:rPr>
          <w:t>16</w:t>
        </w:r>
        <w:r>
          <w:rPr>
            <w:noProof/>
            <w:webHidden/>
          </w:rPr>
          <w:fldChar w:fldCharType="end"/>
        </w:r>
      </w:hyperlink>
    </w:p>
    <w:p w14:paraId="117CAC1A" w14:textId="77777777" w:rsidR="00D63983" w:rsidRDefault="00D63983">
      <w:pPr>
        <w:pStyle w:val="Spistreci2"/>
        <w:tabs>
          <w:tab w:val="right" w:leader="dot" w:pos="9062"/>
        </w:tabs>
        <w:rPr>
          <w:rFonts w:asciiTheme="minorHAnsi" w:eastAsiaTheme="minorEastAsia" w:hAnsiTheme="minorHAnsi" w:cstheme="minorBidi"/>
          <w:noProof/>
          <w:lang w:eastAsia="pl-PL"/>
        </w:rPr>
      </w:pPr>
      <w:hyperlink w:anchor="_Toc85183155" w:history="1">
        <w:r w:rsidRPr="003A316E">
          <w:rPr>
            <w:rStyle w:val="Hipercze"/>
            <w:noProof/>
          </w:rPr>
          <w:t>5.5. Streszczenie (jęz. angielski)</w:t>
        </w:r>
        <w:r>
          <w:rPr>
            <w:noProof/>
            <w:webHidden/>
          </w:rPr>
          <w:tab/>
        </w:r>
        <w:r>
          <w:rPr>
            <w:noProof/>
            <w:webHidden/>
          </w:rPr>
          <w:fldChar w:fldCharType="begin"/>
        </w:r>
        <w:r>
          <w:rPr>
            <w:noProof/>
            <w:webHidden/>
          </w:rPr>
          <w:instrText xml:space="preserve"> PAGEREF _Toc85183155 \h </w:instrText>
        </w:r>
        <w:r>
          <w:rPr>
            <w:noProof/>
            <w:webHidden/>
          </w:rPr>
        </w:r>
        <w:r>
          <w:rPr>
            <w:noProof/>
            <w:webHidden/>
          </w:rPr>
          <w:fldChar w:fldCharType="separate"/>
        </w:r>
        <w:r>
          <w:rPr>
            <w:noProof/>
            <w:webHidden/>
          </w:rPr>
          <w:t>16</w:t>
        </w:r>
        <w:r>
          <w:rPr>
            <w:noProof/>
            <w:webHidden/>
          </w:rPr>
          <w:fldChar w:fldCharType="end"/>
        </w:r>
      </w:hyperlink>
    </w:p>
    <w:p w14:paraId="76E32404" w14:textId="77777777" w:rsidR="000A7F45" w:rsidRDefault="006D5854" w:rsidP="00DB5D8C">
      <w:pPr>
        <w:pStyle w:val="Nagwekspisutreci"/>
        <w:rPr>
          <w:sz w:val="24"/>
          <w:szCs w:val="24"/>
        </w:rPr>
      </w:pPr>
      <w:r w:rsidRPr="000A7F45">
        <w:rPr>
          <w:rFonts w:ascii="Arial" w:hAnsi="Arial" w:cs="Arial"/>
          <w:sz w:val="20"/>
          <w:szCs w:val="20"/>
        </w:rPr>
        <w:fldChar w:fldCharType="end"/>
      </w:r>
    </w:p>
    <w:p w14:paraId="02E9A95A" w14:textId="77777777" w:rsidR="00D63983" w:rsidRDefault="00D63983">
      <w:pPr>
        <w:rPr>
          <w:rFonts w:ascii="Arial" w:eastAsia="Arial" w:hAnsi="Arial" w:cs="Arial"/>
          <w:b/>
          <w:bCs/>
        </w:rPr>
      </w:pPr>
      <w:r>
        <w:br w:type="page"/>
      </w:r>
    </w:p>
    <w:p w14:paraId="59128F2D" w14:textId="77777777" w:rsidR="0083518F" w:rsidRPr="00BD3630" w:rsidRDefault="0083518F" w:rsidP="00A4650B">
      <w:pPr>
        <w:pStyle w:val="Rozdzia"/>
        <w:rPr>
          <w:sz w:val="24"/>
          <w:szCs w:val="24"/>
        </w:rPr>
      </w:pPr>
      <w:bookmarkStart w:id="0" w:name="_Toc85183116"/>
      <w:r w:rsidRPr="00BD3630">
        <w:rPr>
          <w:sz w:val="24"/>
          <w:szCs w:val="24"/>
        </w:rPr>
        <w:lastRenderedPageBreak/>
        <w:t>1. Część ogólna</w:t>
      </w:r>
      <w:bookmarkEnd w:id="0"/>
    </w:p>
    <w:p w14:paraId="380B9501" w14:textId="77777777" w:rsidR="0083518F" w:rsidRDefault="0083518F" w:rsidP="00A4650B">
      <w:pPr>
        <w:pStyle w:val="Podrozdzia"/>
        <w:rPr>
          <w:sz w:val="20"/>
          <w:szCs w:val="20"/>
        </w:rPr>
      </w:pPr>
      <w:bookmarkStart w:id="1" w:name="_Toc85183117"/>
      <w:r>
        <w:t>1.1.</w:t>
      </w:r>
      <w:r>
        <w:rPr>
          <w:sz w:val="20"/>
          <w:szCs w:val="20"/>
        </w:rPr>
        <w:t xml:space="preserve"> </w:t>
      </w:r>
      <w:r>
        <w:t>Przedmiot opracowania</w:t>
      </w:r>
      <w:bookmarkEnd w:id="1"/>
    </w:p>
    <w:p w14:paraId="2F60282C" w14:textId="77777777" w:rsidR="0083518F" w:rsidRPr="00DD0775" w:rsidRDefault="0083518F" w:rsidP="009537C5">
      <w:pPr>
        <w:pStyle w:val="Podrozdzia"/>
      </w:pPr>
      <w:bookmarkStart w:id="2" w:name="_Toc85183118"/>
      <w:r w:rsidRPr="00610574">
        <w:t>1.</w:t>
      </w:r>
      <w:r>
        <w:t>2</w:t>
      </w:r>
      <w:r w:rsidRPr="00610574">
        <w:t>. Inwestor</w:t>
      </w:r>
      <w:bookmarkEnd w:id="2"/>
    </w:p>
    <w:p w14:paraId="16F1ED8A" w14:textId="0871931F" w:rsidR="0083518F" w:rsidRPr="00BD3630" w:rsidRDefault="0083518F" w:rsidP="00A4650B">
      <w:pPr>
        <w:spacing w:after="120"/>
        <w:ind w:right="1242"/>
        <w:rPr>
          <w:rFonts w:ascii="Arial" w:eastAsia="Arial" w:hAnsi="Arial" w:cs="Arial"/>
          <w:bCs/>
          <w:sz w:val="20"/>
          <w:szCs w:val="20"/>
        </w:rPr>
      </w:pPr>
      <w:r w:rsidRPr="00BD3630">
        <w:rPr>
          <w:rFonts w:ascii="Arial" w:eastAsia="Arial" w:hAnsi="Arial" w:cs="Arial"/>
          <w:bCs/>
          <w:sz w:val="20"/>
          <w:szCs w:val="20"/>
        </w:rPr>
        <w:t>Inwestorem</w:t>
      </w:r>
      <w:r w:rsidR="009537C5">
        <w:rPr>
          <w:rFonts w:ascii="Arial" w:eastAsia="Arial" w:hAnsi="Arial" w:cs="Arial"/>
          <w:bCs/>
          <w:sz w:val="20"/>
          <w:szCs w:val="20"/>
        </w:rPr>
        <w:t xml:space="preserve"> przedsięwzięcia</w:t>
      </w:r>
      <w:r w:rsidRPr="00BD3630">
        <w:rPr>
          <w:rFonts w:ascii="Arial" w:eastAsia="Arial" w:hAnsi="Arial" w:cs="Arial"/>
          <w:bCs/>
          <w:sz w:val="20"/>
          <w:szCs w:val="20"/>
        </w:rPr>
        <w:t xml:space="preserve"> jest:</w:t>
      </w:r>
      <w:r w:rsidR="005022DF">
        <w:rPr>
          <w:rFonts w:ascii="Arial" w:eastAsia="Arial" w:hAnsi="Arial" w:cs="Arial"/>
          <w:bCs/>
          <w:sz w:val="20"/>
          <w:szCs w:val="20"/>
        </w:rPr>
        <w:t xml:space="preserve"> Wojsko Polskie</w:t>
      </w:r>
    </w:p>
    <w:p w14:paraId="5A327A88" w14:textId="77777777" w:rsidR="0083518F" w:rsidRPr="003B3B3F" w:rsidRDefault="0083518F" w:rsidP="009537C5">
      <w:pPr>
        <w:tabs>
          <w:tab w:val="left" w:pos="4678"/>
          <w:tab w:val="left" w:pos="4962"/>
        </w:tabs>
        <w:spacing w:after="60"/>
        <w:ind w:right="4394"/>
        <w:jc w:val="right"/>
        <w:rPr>
          <w:rFonts w:ascii="Arial" w:eastAsia="Arial" w:hAnsi="Arial" w:cs="Arial"/>
          <w:b/>
          <w:bCs/>
          <w:sz w:val="20"/>
          <w:szCs w:val="20"/>
        </w:rPr>
      </w:pPr>
    </w:p>
    <w:p w14:paraId="5D93A479" w14:textId="77777777" w:rsidR="0083518F" w:rsidRPr="00DD0775" w:rsidRDefault="0083518F" w:rsidP="00A4650B">
      <w:pPr>
        <w:pStyle w:val="Podrozdzia"/>
      </w:pPr>
      <w:bookmarkStart w:id="3" w:name="_Toc85183119"/>
      <w:r w:rsidRPr="004B72F5">
        <w:t>1.</w:t>
      </w:r>
      <w:r>
        <w:t>3</w:t>
      </w:r>
      <w:r w:rsidRPr="004B72F5">
        <w:t>. Wykonawca</w:t>
      </w:r>
      <w:bookmarkEnd w:id="3"/>
    </w:p>
    <w:p w14:paraId="04199379" w14:textId="77777777" w:rsidR="0083518F" w:rsidRPr="00BD3630" w:rsidRDefault="0083518F" w:rsidP="00A4650B">
      <w:pPr>
        <w:spacing w:after="120"/>
        <w:rPr>
          <w:rFonts w:ascii="Arial" w:eastAsia="Arial" w:hAnsi="Arial" w:cs="Arial"/>
          <w:bCs/>
          <w:sz w:val="20"/>
          <w:szCs w:val="20"/>
        </w:rPr>
      </w:pPr>
      <w:r w:rsidRPr="00BD3630">
        <w:rPr>
          <w:rFonts w:ascii="Arial" w:eastAsia="Arial" w:hAnsi="Arial" w:cs="Arial"/>
          <w:bCs/>
          <w:sz w:val="20"/>
          <w:szCs w:val="20"/>
        </w:rPr>
        <w:t xml:space="preserve">Wykonawcą </w:t>
      </w:r>
      <w:r w:rsidR="009537C5">
        <w:rPr>
          <w:rFonts w:ascii="Arial" w:eastAsia="Arial" w:hAnsi="Arial" w:cs="Arial"/>
          <w:bCs/>
          <w:sz w:val="20"/>
          <w:szCs w:val="20"/>
        </w:rPr>
        <w:t>przedsięwzięcia</w:t>
      </w:r>
      <w:r w:rsidRPr="00BD3630">
        <w:rPr>
          <w:rFonts w:ascii="Arial" w:eastAsia="Arial" w:hAnsi="Arial" w:cs="Arial"/>
          <w:bCs/>
          <w:sz w:val="20"/>
          <w:szCs w:val="20"/>
        </w:rPr>
        <w:t xml:space="preserve"> jest:</w:t>
      </w:r>
      <w:r w:rsidR="00675F58">
        <w:rPr>
          <w:rFonts w:ascii="Arial" w:eastAsia="Arial" w:hAnsi="Arial" w:cs="Arial"/>
          <w:bCs/>
          <w:sz w:val="20"/>
          <w:szCs w:val="20"/>
        </w:rPr>
        <w:t xml:space="preserve"> …………………………………….</w:t>
      </w:r>
    </w:p>
    <w:p w14:paraId="643B3071" w14:textId="77777777" w:rsidR="0083518F" w:rsidRPr="003B3B3F" w:rsidRDefault="00A4650B" w:rsidP="00675F58">
      <w:pPr>
        <w:spacing w:after="60"/>
        <w:ind w:right="3544"/>
        <w:jc w:val="right"/>
        <w:rPr>
          <w:rFonts w:ascii="Arial" w:hAnsi="Arial" w:cs="Arial"/>
          <w:b/>
          <w:sz w:val="20"/>
          <w:szCs w:val="20"/>
        </w:rPr>
      </w:pPr>
      <w:r>
        <w:rPr>
          <w:rFonts w:ascii="Arial" w:eastAsia="Arial" w:hAnsi="Arial" w:cs="Arial"/>
          <w:b/>
          <w:bCs/>
          <w:sz w:val="20"/>
          <w:szCs w:val="20"/>
        </w:rPr>
        <w:t xml:space="preserve"> </w:t>
      </w:r>
    </w:p>
    <w:p w14:paraId="4DBE54B0" w14:textId="77777777" w:rsidR="0083518F" w:rsidRDefault="0083518F" w:rsidP="00A4650B">
      <w:pPr>
        <w:pStyle w:val="Podrozdzia"/>
      </w:pPr>
      <w:bookmarkStart w:id="4" w:name="_Toc85183120"/>
      <w:r>
        <w:t>1.4.</w:t>
      </w:r>
      <w:r>
        <w:rPr>
          <w:sz w:val="20"/>
          <w:szCs w:val="20"/>
        </w:rPr>
        <w:t xml:space="preserve"> </w:t>
      </w:r>
      <w:r>
        <w:t>Podstawa opracowania</w:t>
      </w:r>
      <w:bookmarkEnd w:id="4"/>
    </w:p>
    <w:p w14:paraId="19C3C486" w14:textId="77777777" w:rsidR="0083518F" w:rsidRPr="005C4F7A" w:rsidRDefault="0083518F" w:rsidP="00A4650B">
      <w:pPr>
        <w:tabs>
          <w:tab w:val="left" w:pos="1320"/>
        </w:tabs>
        <w:spacing w:after="120"/>
        <w:rPr>
          <w:rFonts w:ascii="Arial" w:hAnsi="Arial" w:cs="Arial"/>
          <w:color w:val="000000" w:themeColor="text1"/>
          <w:sz w:val="20"/>
          <w:szCs w:val="20"/>
          <w:rPrChange w:id="5" w:author="Marcin Walenciej (75524)" w:date="2026-03-21T09:24:00Z" w16du:dateUtc="2026-03-21T08:24:00Z">
            <w:rPr>
              <w:sz w:val="20"/>
              <w:szCs w:val="20"/>
            </w:rPr>
          </w:rPrChange>
        </w:rPr>
      </w:pPr>
      <w:r w:rsidRPr="005C4F7A">
        <w:rPr>
          <w:rFonts w:ascii="Arial" w:eastAsia="Arial" w:hAnsi="Arial" w:cs="Arial"/>
          <w:bCs/>
          <w:color w:val="000000" w:themeColor="text1"/>
          <w:sz w:val="20"/>
          <w:szCs w:val="20"/>
          <w:rPrChange w:id="6" w:author="Marcin Walenciej (75524)" w:date="2026-03-21T09:24:00Z" w16du:dateUtc="2026-03-21T08:24:00Z">
            <w:rPr>
              <w:rFonts w:ascii="Arial" w:eastAsia="Arial" w:hAnsi="Arial" w:cs="Arial"/>
              <w:bCs/>
              <w:sz w:val="20"/>
              <w:szCs w:val="20"/>
            </w:rPr>
          </w:rPrChange>
        </w:rPr>
        <w:t>Podstawę opracowania stanowią:</w:t>
      </w:r>
    </w:p>
    <w:p w14:paraId="3C800A14" w14:textId="77777777" w:rsidR="005C4F7A" w:rsidRPr="005C4F7A" w:rsidRDefault="005C4F7A" w:rsidP="005C4F7A">
      <w:pPr>
        <w:pStyle w:val="p1"/>
        <w:numPr>
          <w:ilvl w:val="0"/>
          <w:numId w:val="17"/>
        </w:numPr>
        <w:rPr>
          <w:ins w:id="7" w:author="Marcin Walenciej (75524)" w:date="2026-03-21T09:22:00Z" w16du:dateUtc="2026-03-21T08:22:00Z"/>
          <w:rFonts w:ascii="Arial" w:hAnsi="Arial" w:cs="Arial"/>
          <w:color w:val="000000" w:themeColor="text1"/>
          <w:sz w:val="20"/>
          <w:szCs w:val="20"/>
          <w:rPrChange w:id="8" w:author="Marcin Walenciej (75524)" w:date="2026-03-21T09:24:00Z" w16du:dateUtc="2026-03-21T08:24:00Z">
            <w:rPr>
              <w:ins w:id="9" w:author="Marcin Walenciej (75524)" w:date="2026-03-21T09:22:00Z" w16du:dateUtc="2026-03-21T08:22:00Z"/>
            </w:rPr>
          </w:rPrChange>
        </w:rPr>
      </w:pPr>
      <w:ins w:id="10" w:author="Marcin Walenciej (75524)" w:date="2026-03-21T09:22:00Z" w16du:dateUtc="2026-03-21T08:22:00Z">
        <w:r w:rsidRPr="005C4F7A">
          <w:rPr>
            <w:rFonts w:ascii="Arial" w:hAnsi="Arial" w:cs="Arial"/>
            <w:color w:val="000000" w:themeColor="text1"/>
            <w:sz w:val="20"/>
            <w:szCs w:val="20"/>
            <w:rPrChange w:id="11" w:author="Marcin Walenciej (75524)" w:date="2026-03-21T09:24:00Z" w16du:dateUtc="2026-03-21T08:24:00Z">
              <w:rPr/>
            </w:rPrChange>
          </w:rPr>
          <w:t>zlecenie inwestora</w:t>
        </w:r>
      </w:ins>
    </w:p>
    <w:p w14:paraId="170F642E" w14:textId="77777777" w:rsidR="005C4F7A" w:rsidRPr="005C4F7A" w:rsidRDefault="005C4F7A" w:rsidP="005C4F7A">
      <w:pPr>
        <w:pStyle w:val="p1"/>
        <w:numPr>
          <w:ilvl w:val="0"/>
          <w:numId w:val="17"/>
        </w:numPr>
        <w:rPr>
          <w:ins w:id="12" w:author="Marcin Walenciej (75524)" w:date="2026-03-21T09:22:00Z" w16du:dateUtc="2026-03-21T08:22:00Z"/>
          <w:rFonts w:ascii="Arial" w:hAnsi="Arial" w:cs="Arial"/>
          <w:color w:val="000000" w:themeColor="text1"/>
          <w:sz w:val="20"/>
          <w:szCs w:val="20"/>
          <w:rPrChange w:id="13" w:author="Marcin Walenciej (75524)" w:date="2026-03-21T09:24:00Z" w16du:dateUtc="2026-03-21T08:24:00Z">
            <w:rPr>
              <w:ins w:id="14" w:author="Marcin Walenciej (75524)" w:date="2026-03-21T09:22:00Z" w16du:dateUtc="2026-03-21T08:22:00Z"/>
            </w:rPr>
          </w:rPrChange>
        </w:rPr>
      </w:pPr>
      <w:ins w:id="15" w:author="Marcin Walenciej (75524)" w:date="2026-03-21T09:22:00Z" w16du:dateUtc="2026-03-21T08:22:00Z">
        <w:r w:rsidRPr="005C4F7A">
          <w:rPr>
            <w:rFonts w:ascii="Arial" w:hAnsi="Arial" w:cs="Arial"/>
            <w:color w:val="000000" w:themeColor="text1"/>
            <w:sz w:val="20"/>
            <w:szCs w:val="20"/>
            <w:rPrChange w:id="16" w:author="Marcin Walenciej (75524)" w:date="2026-03-21T09:24:00Z" w16du:dateUtc="2026-03-21T08:24:00Z">
              <w:rPr/>
            </w:rPrChange>
          </w:rPr>
          <w:t>uzgodniona koncepcja projektowa</w:t>
        </w:r>
      </w:ins>
    </w:p>
    <w:p w14:paraId="4482F40E" w14:textId="77777777" w:rsidR="005C4F7A" w:rsidRPr="005C4F7A" w:rsidRDefault="005C4F7A" w:rsidP="005C4F7A">
      <w:pPr>
        <w:pStyle w:val="p1"/>
        <w:numPr>
          <w:ilvl w:val="0"/>
          <w:numId w:val="17"/>
        </w:numPr>
        <w:rPr>
          <w:ins w:id="17" w:author="Marcin Walenciej (75524)" w:date="2026-03-21T09:22:00Z" w16du:dateUtc="2026-03-21T08:22:00Z"/>
          <w:rFonts w:ascii="Arial" w:hAnsi="Arial" w:cs="Arial"/>
          <w:color w:val="000000" w:themeColor="text1"/>
          <w:sz w:val="20"/>
          <w:szCs w:val="20"/>
          <w:rPrChange w:id="18" w:author="Marcin Walenciej (75524)" w:date="2026-03-21T09:24:00Z" w16du:dateUtc="2026-03-21T08:24:00Z">
            <w:rPr>
              <w:ins w:id="19" w:author="Marcin Walenciej (75524)" w:date="2026-03-21T09:22:00Z" w16du:dateUtc="2026-03-21T08:22:00Z"/>
            </w:rPr>
          </w:rPrChange>
        </w:rPr>
      </w:pPr>
      <w:ins w:id="20" w:author="Marcin Walenciej (75524)" w:date="2026-03-21T09:22:00Z" w16du:dateUtc="2026-03-21T08:22:00Z">
        <w:r w:rsidRPr="005C4F7A">
          <w:rPr>
            <w:rFonts w:ascii="Arial" w:hAnsi="Arial" w:cs="Arial"/>
            <w:color w:val="000000" w:themeColor="text1"/>
            <w:sz w:val="20"/>
            <w:szCs w:val="20"/>
            <w:rPrChange w:id="21" w:author="Marcin Walenciej (75524)" w:date="2026-03-21T09:24:00Z" w16du:dateUtc="2026-03-21T08:24:00Z">
              <w:rPr/>
            </w:rPrChange>
          </w:rPr>
          <w:t>mapa sytuacyjno-wysokościowa terenu</w:t>
        </w:r>
      </w:ins>
    </w:p>
    <w:p w14:paraId="6ED99187" w14:textId="77777777" w:rsidR="005C4F7A" w:rsidRPr="005C4F7A" w:rsidRDefault="005C4F7A" w:rsidP="005C4F7A">
      <w:pPr>
        <w:pStyle w:val="p1"/>
        <w:numPr>
          <w:ilvl w:val="0"/>
          <w:numId w:val="17"/>
        </w:numPr>
        <w:rPr>
          <w:ins w:id="22" w:author="Marcin Walenciej (75524)" w:date="2026-03-21T09:22:00Z" w16du:dateUtc="2026-03-21T08:22:00Z"/>
          <w:rFonts w:ascii="Arial" w:hAnsi="Arial" w:cs="Arial"/>
          <w:color w:val="000000" w:themeColor="text1"/>
          <w:sz w:val="20"/>
          <w:szCs w:val="20"/>
          <w:rPrChange w:id="23" w:author="Marcin Walenciej (75524)" w:date="2026-03-21T09:24:00Z" w16du:dateUtc="2026-03-21T08:24:00Z">
            <w:rPr>
              <w:ins w:id="24" w:author="Marcin Walenciej (75524)" w:date="2026-03-21T09:22:00Z" w16du:dateUtc="2026-03-21T08:22:00Z"/>
            </w:rPr>
          </w:rPrChange>
        </w:rPr>
      </w:pPr>
      <w:ins w:id="25" w:author="Marcin Walenciej (75524)" w:date="2026-03-21T09:22:00Z" w16du:dateUtc="2026-03-21T08:22:00Z">
        <w:r w:rsidRPr="005C4F7A">
          <w:rPr>
            <w:rFonts w:ascii="Arial" w:hAnsi="Arial" w:cs="Arial"/>
            <w:color w:val="000000" w:themeColor="text1"/>
            <w:sz w:val="20"/>
            <w:szCs w:val="20"/>
            <w:rPrChange w:id="26" w:author="Marcin Walenciej (75524)" w:date="2026-03-21T09:24:00Z" w16du:dateUtc="2026-03-21T08:24:00Z">
              <w:rPr/>
            </w:rPrChange>
          </w:rPr>
          <w:t>wizja lokalna w terenie</w:t>
        </w:r>
      </w:ins>
    </w:p>
    <w:p w14:paraId="2BB0DD15" w14:textId="77777777" w:rsidR="005C4F7A" w:rsidRPr="005C4F7A" w:rsidRDefault="005C4F7A" w:rsidP="005C4F7A">
      <w:pPr>
        <w:pStyle w:val="p1"/>
        <w:numPr>
          <w:ilvl w:val="0"/>
          <w:numId w:val="17"/>
        </w:numPr>
        <w:rPr>
          <w:ins w:id="27" w:author="Marcin Walenciej (75524)" w:date="2026-03-21T09:22:00Z" w16du:dateUtc="2026-03-21T08:22:00Z"/>
          <w:rFonts w:ascii="Arial" w:hAnsi="Arial" w:cs="Arial"/>
          <w:color w:val="000000" w:themeColor="text1"/>
          <w:sz w:val="20"/>
          <w:szCs w:val="20"/>
          <w:rPrChange w:id="28" w:author="Marcin Walenciej (75524)" w:date="2026-03-21T09:24:00Z" w16du:dateUtc="2026-03-21T08:24:00Z">
            <w:rPr>
              <w:ins w:id="29" w:author="Marcin Walenciej (75524)" w:date="2026-03-21T09:22:00Z" w16du:dateUtc="2026-03-21T08:22:00Z"/>
            </w:rPr>
          </w:rPrChange>
        </w:rPr>
      </w:pPr>
      <w:ins w:id="30" w:author="Marcin Walenciej (75524)" w:date="2026-03-21T09:22:00Z" w16du:dateUtc="2026-03-21T08:22:00Z">
        <w:r w:rsidRPr="005C4F7A">
          <w:rPr>
            <w:rFonts w:ascii="Arial" w:hAnsi="Arial" w:cs="Arial"/>
            <w:color w:val="000000" w:themeColor="text1"/>
            <w:sz w:val="20"/>
            <w:szCs w:val="20"/>
            <w:rPrChange w:id="31" w:author="Marcin Walenciej (75524)" w:date="2026-03-21T09:24:00Z" w16du:dateUtc="2026-03-21T08:24:00Z">
              <w:rPr/>
            </w:rPrChange>
          </w:rPr>
          <w:t>obowiązujące przepisy i normy dotyczące budowy sieci telekomunikacyjnych</w:t>
        </w:r>
      </w:ins>
    </w:p>
    <w:p w14:paraId="3B1E3DD4" w14:textId="77777777" w:rsidR="005C4F7A" w:rsidRPr="005C4F7A" w:rsidRDefault="005C4F7A" w:rsidP="005C4F7A">
      <w:pPr>
        <w:pStyle w:val="p1"/>
        <w:numPr>
          <w:ilvl w:val="0"/>
          <w:numId w:val="17"/>
        </w:numPr>
        <w:rPr>
          <w:ins w:id="32" w:author="Marcin Walenciej (75524)" w:date="2026-03-21T09:22:00Z" w16du:dateUtc="2026-03-21T08:22:00Z"/>
          <w:rFonts w:ascii="Arial" w:hAnsi="Arial" w:cs="Arial"/>
          <w:color w:val="000000" w:themeColor="text1"/>
          <w:sz w:val="20"/>
          <w:szCs w:val="20"/>
          <w:rPrChange w:id="33" w:author="Marcin Walenciej (75524)" w:date="2026-03-21T09:24:00Z" w16du:dateUtc="2026-03-21T08:24:00Z">
            <w:rPr>
              <w:ins w:id="34" w:author="Marcin Walenciej (75524)" w:date="2026-03-21T09:22:00Z" w16du:dateUtc="2026-03-21T08:22:00Z"/>
            </w:rPr>
          </w:rPrChange>
        </w:rPr>
      </w:pPr>
      <w:ins w:id="35" w:author="Marcin Walenciej (75524)" w:date="2026-03-21T09:22:00Z" w16du:dateUtc="2026-03-21T08:22:00Z">
        <w:r w:rsidRPr="005C4F7A">
          <w:rPr>
            <w:rFonts w:ascii="Arial" w:hAnsi="Arial" w:cs="Arial"/>
            <w:color w:val="000000" w:themeColor="text1"/>
            <w:sz w:val="20"/>
            <w:szCs w:val="20"/>
            <w:rPrChange w:id="36" w:author="Marcin Walenciej (75524)" w:date="2026-03-21T09:24:00Z" w16du:dateUtc="2026-03-21T08:24:00Z">
              <w:rPr/>
            </w:rPrChange>
          </w:rPr>
          <w:t>uzgodnienia z zarządcami dróg oraz gestorami sieci uzbrojenia terenu</w:t>
        </w:r>
      </w:ins>
    </w:p>
    <w:p w14:paraId="1236C7A2" w14:textId="77777777" w:rsidR="005C4F7A" w:rsidRPr="005C4F7A" w:rsidRDefault="005C4F7A" w:rsidP="005C4F7A">
      <w:pPr>
        <w:pStyle w:val="p1"/>
        <w:numPr>
          <w:ilvl w:val="0"/>
          <w:numId w:val="17"/>
        </w:numPr>
        <w:rPr>
          <w:ins w:id="37" w:author="Marcin Walenciej (75524)" w:date="2026-03-21T09:22:00Z" w16du:dateUtc="2026-03-21T08:22:00Z"/>
          <w:rFonts w:ascii="Arial" w:hAnsi="Arial" w:cs="Arial"/>
          <w:color w:val="000000" w:themeColor="text1"/>
          <w:sz w:val="20"/>
          <w:szCs w:val="20"/>
          <w:rPrChange w:id="38" w:author="Marcin Walenciej (75524)" w:date="2026-03-21T09:24:00Z" w16du:dateUtc="2026-03-21T08:24:00Z">
            <w:rPr>
              <w:ins w:id="39" w:author="Marcin Walenciej (75524)" w:date="2026-03-21T09:22:00Z" w16du:dateUtc="2026-03-21T08:22:00Z"/>
            </w:rPr>
          </w:rPrChange>
        </w:rPr>
      </w:pPr>
      <w:ins w:id="40" w:author="Marcin Walenciej (75524)" w:date="2026-03-21T09:22:00Z" w16du:dateUtc="2026-03-21T08:22:00Z">
        <w:r w:rsidRPr="005C4F7A">
          <w:rPr>
            <w:rFonts w:ascii="Arial" w:hAnsi="Arial" w:cs="Arial"/>
            <w:color w:val="000000" w:themeColor="text1"/>
            <w:sz w:val="20"/>
            <w:szCs w:val="20"/>
            <w:rPrChange w:id="41" w:author="Marcin Walenciej (75524)" w:date="2026-03-21T09:24:00Z" w16du:dateUtc="2026-03-21T08:24:00Z">
              <w:rPr/>
            </w:rPrChange>
          </w:rPr>
          <w:t>dane katalogowe producentów urządzeń i materiałów</w:t>
        </w:r>
      </w:ins>
    </w:p>
    <w:p w14:paraId="06570154" w14:textId="33415008" w:rsidR="0083518F" w:rsidRPr="005C4F7A" w:rsidDel="005C4F7A" w:rsidRDefault="0001567A" w:rsidP="00A4650B">
      <w:pPr>
        <w:pStyle w:val="Akapitzlist"/>
        <w:numPr>
          <w:ilvl w:val="0"/>
          <w:numId w:val="3"/>
        </w:numPr>
        <w:tabs>
          <w:tab w:val="left" w:pos="1260"/>
        </w:tabs>
        <w:ind w:left="714" w:hanging="357"/>
        <w:rPr>
          <w:del w:id="42" w:author="Marcin Walenciej (75524)" w:date="2026-03-21T09:22:00Z" w16du:dateUtc="2026-03-21T08:22:00Z"/>
          <w:rFonts w:ascii="Arial" w:eastAsia="Arial" w:hAnsi="Arial" w:cs="Arial"/>
          <w:color w:val="000000" w:themeColor="text1"/>
          <w:sz w:val="20"/>
          <w:szCs w:val="20"/>
          <w:rPrChange w:id="43" w:author="Marcin Walenciej (75524)" w:date="2026-03-21T09:24:00Z" w16du:dateUtc="2026-03-21T08:24:00Z">
            <w:rPr>
              <w:del w:id="44" w:author="Marcin Walenciej (75524)" w:date="2026-03-21T09:22:00Z" w16du:dateUtc="2026-03-21T08:22:00Z"/>
              <w:rFonts w:ascii="Arial" w:eastAsia="Arial" w:hAnsi="Arial" w:cs="Arial"/>
              <w:sz w:val="20"/>
              <w:szCs w:val="20"/>
            </w:rPr>
          </w:rPrChange>
        </w:rPr>
      </w:pPr>
      <w:del w:id="45" w:author="Marcin Walenciej (75524)" w:date="2026-03-21T09:22:00Z" w16du:dateUtc="2026-03-21T08:22:00Z">
        <w:r w:rsidRPr="005C4F7A" w:rsidDel="005C4F7A">
          <w:rPr>
            <w:rFonts w:ascii="Arial" w:eastAsia="Arial" w:hAnsi="Arial" w:cs="Arial"/>
            <w:color w:val="000000" w:themeColor="text1"/>
            <w:sz w:val="20"/>
            <w:szCs w:val="20"/>
            <w:rPrChange w:id="46" w:author="Marcin Walenciej (75524)" w:date="2026-03-21T09:24:00Z" w16du:dateUtc="2026-03-21T08:24:00Z">
              <w:rPr>
                <w:rFonts w:ascii="Arial" w:eastAsia="Arial" w:hAnsi="Arial" w:cs="Arial"/>
                <w:sz w:val="20"/>
                <w:szCs w:val="20"/>
              </w:rPr>
            </w:rPrChange>
          </w:rPr>
          <w:delText xml:space="preserve">…… wykaz aktów prawnych (np. ustawy, zlecenie inwestora, dane inwentaryzacyjne, uzgodnienia z zarządcami obiektów, koncepcja założeń uzgodniona z inwestorem) </w:delText>
        </w:r>
      </w:del>
    </w:p>
    <w:p w14:paraId="52DAB347" w14:textId="77777777" w:rsidR="0001567A" w:rsidRPr="005C4F7A" w:rsidRDefault="0001567A" w:rsidP="0001567A">
      <w:pPr>
        <w:tabs>
          <w:tab w:val="left" w:pos="1260"/>
        </w:tabs>
        <w:rPr>
          <w:rFonts w:ascii="Arial" w:eastAsia="Arial" w:hAnsi="Arial" w:cs="Arial"/>
          <w:color w:val="000000" w:themeColor="text1"/>
          <w:sz w:val="20"/>
          <w:szCs w:val="20"/>
          <w:rPrChange w:id="47" w:author="Marcin Walenciej (75524)" w:date="2026-03-21T09:24:00Z" w16du:dateUtc="2026-03-21T08:24:00Z">
            <w:rPr>
              <w:rFonts w:ascii="Arial" w:eastAsia="Arial" w:hAnsi="Arial" w:cs="Arial"/>
              <w:sz w:val="20"/>
              <w:szCs w:val="20"/>
            </w:rPr>
          </w:rPrChange>
        </w:rPr>
      </w:pPr>
    </w:p>
    <w:p w14:paraId="2B1C9ABD" w14:textId="77777777" w:rsidR="0001567A" w:rsidRPr="005C4F7A" w:rsidRDefault="0001567A" w:rsidP="0001567A">
      <w:pPr>
        <w:pStyle w:val="Podrozdzia"/>
        <w:rPr>
          <w:color w:val="000000" w:themeColor="text1"/>
          <w:rPrChange w:id="48" w:author="Marcin Walenciej (75524)" w:date="2026-03-21T09:24:00Z" w16du:dateUtc="2026-03-21T08:24:00Z">
            <w:rPr/>
          </w:rPrChange>
        </w:rPr>
      </w:pPr>
      <w:bookmarkStart w:id="49" w:name="_Toc85183121"/>
      <w:r w:rsidRPr="005C4F7A">
        <w:rPr>
          <w:color w:val="000000" w:themeColor="text1"/>
          <w:rPrChange w:id="50" w:author="Marcin Walenciej (75524)" w:date="2026-03-21T09:24:00Z" w16du:dateUtc="2026-03-21T08:24:00Z">
            <w:rPr/>
          </w:rPrChange>
        </w:rPr>
        <w:t>1.5. Normy i przepisy</w:t>
      </w:r>
      <w:bookmarkEnd w:id="49"/>
    </w:p>
    <w:p w14:paraId="02B0AF00" w14:textId="77777777" w:rsidR="005C4F7A" w:rsidRPr="005C4F7A" w:rsidRDefault="005C4F7A" w:rsidP="005C4F7A">
      <w:pPr>
        <w:pStyle w:val="p1"/>
        <w:rPr>
          <w:ins w:id="51" w:author="Marcin Walenciej (75524)" w:date="2026-03-21T09:23:00Z" w16du:dateUtc="2026-03-21T08:23:00Z"/>
          <w:rFonts w:ascii="Arial" w:hAnsi="Arial" w:cs="Arial"/>
          <w:color w:val="000000" w:themeColor="text1"/>
          <w:sz w:val="20"/>
          <w:szCs w:val="20"/>
          <w:rPrChange w:id="52" w:author="Marcin Walenciej (75524)" w:date="2026-03-21T09:24:00Z" w16du:dateUtc="2026-03-21T08:24:00Z">
            <w:rPr>
              <w:ins w:id="53" w:author="Marcin Walenciej (75524)" w:date="2026-03-21T09:23:00Z" w16du:dateUtc="2026-03-21T08:23:00Z"/>
            </w:rPr>
          </w:rPrChange>
        </w:rPr>
      </w:pPr>
      <w:ins w:id="54" w:author="Marcin Walenciej (75524)" w:date="2026-03-21T09:23:00Z" w16du:dateUtc="2026-03-21T08:23:00Z">
        <w:r w:rsidRPr="005C4F7A">
          <w:rPr>
            <w:rFonts w:ascii="Arial" w:hAnsi="Arial" w:cs="Arial"/>
            <w:color w:val="000000" w:themeColor="text1"/>
            <w:sz w:val="20"/>
            <w:szCs w:val="20"/>
            <w:rPrChange w:id="55" w:author="Marcin Walenciej (75524)" w:date="2026-03-21T09:24:00Z" w16du:dateUtc="2026-03-21T08:24:00Z">
              <w:rPr/>
            </w:rPrChange>
          </w:rPr>
          <w:t>W projekcie uwzględniono następujące normy i przepisy:</w:t>
        </w:r>
      </w:ins>
    </w:p>
    <w:p w14:paraId="4F365589" w14:textId="77777777" w:rsidR="005C4F7A" w:rsidRPr="005C4F7A" w:rsidRDefault="005C4F7A" w:rsidP="005C4F7A">
      <w:pPr>
        <w:pStyle w:val="p1"/>
        <w:numPr>
          <w:ilvl w:val="0"/>
          <w:numId w:val="18"/>
        </w:numPr>
        <w:rPr>
          <w:ins w:id="56" w:author="Marcin Walenciej (75524)" w:date="2026-03-21T09:23:00Z" w16du:dateUtc="2026-03-21T08:23:00Z"/>
          <w:rFonts w:ascii="Arial" w:hAnsi="Arial" w:cs="Arial"/>
          <w:color w:val="000000" w:themeColor="text1"/>
          <w:sz w:val="20"/>
          <w:szCs w:val="20"/>
          <w:rPrChange w:id="57" w:author="Marcin Walenciej (75524)" w:date="2026-03-21T09:24:00Z" w16du:dateUtc="2026-03-21T08:24:00Z">
            <w:rPr>
              <w:ins w:id="58" w:author="Marcin Walenciej (75524)" w:date="2026-03-21T09:23:00Z" w16du:dateUtc="2026-03-21T08:23:00Z"/>
            </w:rPr>
          </w:rPrChange>
        </w:rPr>
      </w:pPr>
      <w:ins w:id="59" w:author="Marcin Walenciej (75524)" w:date="2026-03-21T09:23:00Z" w16du:dateUtc="2026-03-21T08:23:00Z">
        <w:r w:rsidRPr="005C4F7A">
          <w:rPr>
            <w:rFonts w:ascii="Arial" w:hAnsi="Arial" w:cs="Arial"/>
            <w:color w:val="000000" w:themeColor="text1"/>
            <w:sz w:val="20"/>
            <w:szCs w:val="20"/>
            <w:rPrChange w:id="60" w:author="Marcin Walenciej (75524)" w:date="2026-03-21T09:24:00Z" w16du:dateUtc="2026-03-21T08:24:00Z">
              <w:rPr/>
            </w:rPrChange>
          </w:rPr>
          <w:t>Ustawa z dnia 7 lipca 1994 r. – Prawo budowlane</w:t>
        </w:r>
      </w:ins>
    </w:p>
    <w:p w14:paraId="727C4DFF" w14:textId="77777777" w:rsidR="005C4F7A" w:rsidRPr="005C4F7A" w:rsidRDefault="005C4F7A" w:rsidP="005C4F7A">
      <w:pPr>
        <w:pStyle w:val="p1"/>
        <w:numPr>
          <w:ilvl w:val="0"/>
          <w:numId w:val="18"/>
        </w:numPr>
        <w:rPr>
          <w:ins w:id="61" w:author="Marcin Walenciej (75524)" w:date="2026-03-21T09:23:00Z" w16du:dateUtc="2026-03-21T08:23:00Z"/>
          <w:rFonts w:ascii="Arial" w:hAnsi="Arial" w:cs="Arial"/>
          <w:color w:val="000000" w:themeColor="text1"/>
          <w:sz w:val="20"/>
          <w:szCs w:val="20"/>
          <w:rPrChange w:id="62" w:author="Marcin Walenciej (75524)" w:date="2026-03-21T09:24:00Z" w16du:dateUtc="2026-03-21T08:24:00Z">
            <w:rPr>
              <w:ins w:id="63" w:author="Marcin Walenciej (75524)" w:date="2026-03-21T09:23:00Z" w16du:dateUtc="2026-03-21T08:23:00Z"/>
            </w:rPr>
          </w:rPrChange>
        </w:rPr>
      </w:pPr>
      <w:ins w:id="64" w:author="Marcin Walenciej (75524)" w:date="2026-03-21T09:23:00Z" w16du:dateUtc="2026-03-21T08:23:00Z">
        <w:r w:rsidRPr="005C4F7A">
          <w:rPr>
            <w:rFonts w:ascii="Arial" w:hAnsi="Arial" w:cs="Arial"/>
            <w:color w:val="000000" w:themeColor="text1"/>
            <w:sz w:val="20"/>
            <w:szCs w:val="20"/>
            <w:rPrChange w:id="65" w:author="Marcin Walenciej (75524)" w:date="2026-03-21T09:24:00Z" w16du:dateUtc="2026-03-21T08:24:00Z">
              <w:rPr/>
            </w:rPrChange>
          </w:rPr>
          <w:t>Ustawa z dnia 16 lipca 2004 r. – Prawo telekomunikacyjne</w:t>
        </w:r>
      </w:ins>
    </w:p>
    <w:p w14:paraId="25C92FB1" w14:textId="77777777" w:rsidR="005C4F7A" w:rsidRPr="005C4F7A" w:rsidRDefault="005C4F7A" w:rsidP="005C4F7A">
      <w:pPr>
        <w:pStyle w:val="p1"/>
        <w:numPr>
          <w:ilvl w:val="0"/>
          <w:numId w:val="18"/>
        </w:numPr>
        <w:rPr>
          <w:ins w:id="66" w:author="Marcin Walenciej (75524)" w:date="2026-03-21T09:23:00Z" w16du:dateUtc="2026-03-21T08:23:00Z"/>
          <w:rFonts w:ascii="Arial" w:hAnsi="Arial" w:cs="Arial"/>
          <w:color w:val="000000" w:themeColor="text1"/>
          <w:sz w:val="20"/>
          <w:szCs w:val="20"/>
          <w:rPrChange w:id="67" w:author="Marcin Walenciej (75524)" w:date="2026-03-21T09:24:00Z" w16du:dateUtc="2026-03-21T08:24:00Z">
            <w:rPr>
              <w:ins w:id="68" w:author="Marcin Walenciej (75524)" w:date="2026-03-21T09:23:00Z" w16du:dateUtc="2026-03-21T08:23:00Z"/>
            </w:rPr>
          </w:rPrChange>
        </w:rPr>
      </w:pPr>
      <w:ins w:id="69" w:author="Marcin Walenciej (75524)" w:date="2026-03-21T09:23:00Z" w16du:dateUtc="2026-03-21T08:23:00Z">
        <w:r w:rsidRPr="005C4F7A">
          <w:rPr>
            <w:rFonts w:ascii="Arial" w:hAnsi="Arial" w:cs="Arial"/>
            <w:color w:val="000000" w:themeColor="text1"/>
            <w:sz w:val="20"/>
            <w:szCs w:val="20"/>
            <w:rPrChange w:id="70" w:author="Marcin Walenciej (75524)" w:date="2026-03-21T09:24:00Z" w16du:dateUtc="2026-03-21T08:24:00Z">
              <w:rPr/>
            </w:rPrChange>
          </w:rPr>
          <w:t>Rozporządzenie Ministra Infrastruktury w sprawie warunków technicznych, jakim powinny odpowiadać obiekty budowlane i ich usytuowanie</w:t>
        </w:r>
      </w:ins>
    </w:p>
    <w:p w14:paraId="32375D1D" w14:textId="77777777" w:rsidR="005C4F7A" w:rsidRPr="005C4F7A" w:rsidRDefault="005C4F7A" w:rsidP="005C4F7A">
      <w:pPr>
        <w:pStyle w:val="p1"/>
        <w:numPr>
          <w:ilvl w:val="0"/>
          <w:numId w:val="18"/>
        </w:numPr>
        <w:rPr>
          <w:ins w:id="71" w:author="Marcin Walenciej (75524)" w:date="2026-03-21T09:23:00Z" w16du:dateUtc="2026-03-21T08:23:00Z"/>
          <w:rFonts w:ascii="Arial" w:hAnsi="Arial" w:cs="Arial"/>
          <w:color w:val="000000" w:themeColor="text1"/>
          <w:sz w:val="20"/>
          <w:szCs w:val="20"/>
          <w:rPrChange w:id="72" w:author="Marcin Walenciej (75524)" w:date="2026-03-21T09:24:00Z" w16du:dateUtc="2026-03-21T08:24:00Z">
            <w:rPr>
              <w:ins w:id="73" w:author="Marcin Walenciej (75524)" w:date="2026-03-21T09:23:00Z" w16du:dateUtc="2026-03-21T08:23:00Z"/>
            </w:rPr>
          </w:rPrChange>
        </w:rPr>
      </w:pPr>
      <w:ins w:id="74" w:author="Marcin Walenciej (75524)" w:date="2026-03-21T09:23:00Z" w16du:dateUtc="2026-03-21T08:23:00Z">
        <w:r w:rsidRPr="005C4F7A">
          <w:rPr>
            <w:rFonts w:ascii="Arial" w:hAnsi="Arial" w:cs="Arial"/>
            <w:color w:val="000000" w:themeColor="text1"/>
            <w:sz w:val="20"/>
            <w:szCs w:val="20"/>
            <w:rPrChange w:id="75" w:author="Marcin Walenciej (75524)" w:date="2026-03-21T09:24:00Z" w16du:dateUtc="2026-03-21T08:24:00Z">
              <w:rPr/>
            </w:rPrChange>
          </w:rPr>
          <w:t>Rozporządzenie w sprawie warunków technicznych, jakim powinny odpowiadać telekomunikacyjne obiekty budowlane i ich usytuowanie</w:t>
        </w:r>
      </w:ins>
    </w:p>
    <w:p w14:paraId="6B5EA89C" w14:textId="4BC7CC05" w:rsidR="005C4F7A" w:rsidRPr="005C4F7A" w:rsidRDefault="005C4F7A" w:rsidP="005C4F7A">
      <w:pPr>
        <w:pStyle w:val="Nagwek2"/>
        <w:rPr>
          <w:ins w:id="76" w:author="Marcin Walenciej (75524)" w:date="2026-03-21T09:23:00Z" w16du:dateUtc="2026-03-21T08:23:00Z"/>
          <w:rFonts w:ascii="Arial" w:hAnsi="Arial" w:cs="Arial"/>
          <w:color w:val="000000" w:themeColor="text1"/>
          <w:sz w:val="20"/>
          <w:szCs w:val="20"/>
          <w:rPrChange w:id="77" w:author="Marcin Walenciej (75524)" w:date="2026-03-21T09:24:00Z" w16du:dateUtc="2026-03-21T08:24:00Z">
            <w:rPr>
              <w:ins w:id="78" w:author="Marcin Walenciej (75524)" w:date="2026-03-21T09:23:00Z" w16du:dateUtc="2026-03-21T08:23:00Z"/>
              <w:sz w:val="36"/>
              <w:szCs w:val="36"/>
            </w:rPr>
          </w:rPrChange>
        </w:rPr>
      </w:pPr>
      <w:ins w:id="79" w:author="Marcin Walenciej (75524)" w:date="2026-03-21T09:23:00Z" w16du:dateUtc="2026-03-21T08:23:00Z">
        <w:r w:rsidRPr="005C4F7A">
          <w:rPr>
            <w:rFonts w:ascii="Arial" w:hAnsi="Arial" w:cs="Arial"/>
            <w:color w:val="000000" w:themeColor="text1"/>
            <w:sz w:val="20"/>
            <w:szCs w:val="20"/>
            <w:rPrChange w:id="80" w:author="Marcin Walenciej (75524)" w:date="2026-03-21T09:24:00Z" w16du:dateUtc="2026-03-21T08:24:00Z">
              <w:rPr/>
            </w:rPrChange>
          </w:rPr>
          <w:t>Normy</w:t>
        </w:r>
      </w:ins>
    </w:p>
    <w:p w14:paraId="297755EB" w14:textId="77777777" w:rsidR="005C4F7A" w:rsidRPr="005C4F7A" w:rsidRDefault="005C4F7A" w:rsidP="005C4F7A">
      <w:pPr>
        <w:pStyle w:val="p1"/>
        <w:numPr>
          <w:ilvl w:val="0"/>
          <w:numId w:val="19"/>
        </w:numPr>
        <w:rPr>
          <w:ins w:id="81" w:author="Marcin Walenciej (75524)" w:date="2026-03-21T09:23:00Z" w16du:dateUtc="2026-03-21T08:23:00Z"/>
          <w:rFonts w:ascii="Arial" w:hAnsi="Arial" w:cs="Arial"/>
          <w:color w:val="000000" w:themeColor="text1"/>
          <w:sz w:val="20"/>
          <w:szCs w:val="20"/>
          <w:rPrChange w:id="82" w:author="Marcin Walenciej (75524)" w:date="2026-03-21T09:24:00Z" w16du:dateUtc="2026-03-21T08:24:00Z">
            <w:rPr>
              <w:ins w:id="83" w:author="Marcin Walenciej (75524)" w:date="2026-03-21T09:23:00Z" w16du:dateUtc="2026-03-21T08:23:00Z"/>
            </w:rPr>
          </w:rPrChange>
        </w:rPr>
      </w:pPr>
      <w:ins w:id="84" w:author="Marcin Walenciej (75524)" w:date="2026-03-21T09:23:00Z" w16du:dateUtc="2026-03-21T08:23:00Z">
        <w:r w:rsidRPr="005C4F7A">
          <w:rPr>
            <w:rFonts w:ascii="Arial" w:hAnsi="Arial" w:cs="Arial"/>
            <w:color w:val="000000" w:themeColor="text1"/>
            <w:sz w:val="20"/>
            <w:szCs w:val="20"/>
            <w:rPrChange w:id="85" w:author="Marcin Walenciej (75524)" w:date="2026-03-21T09:24:00Z" w16du:dateUtc="2026-03-21T08:24:00Z">
              <w:rPr/>
            </w:rPrChange>
          </w:rPr>
          <w:t>PN-EN 50173 – Systemy okablowania strukturalnego</w:t>
        </w:r>
      </w:ins>
    </w:p>
    <w:p w14:paraId="6227EBC4" w14:textId="77777777" w:rsidR="005C4F7A" w:rsidRPr="005C4F7A" w:rsidRDefault="005C4F7A" w:rsidP="005C4F7A">
      <w:pPr>
        <w:pStyle w:val="p1"/>
        <w:numPr>
          <w:ilvl w:val="0"/>
          <w:numId w:val="19"/>
        </w:numPr>
        <w:rPr>
          <w:ins w:id="86" w:author="Marcin Walenciej (75524)" w:date="2026-03-21T09:23:00Z" w16du:dateUtc="2026-03-21T08:23:00Z"/>
          <w:rFonts w:ascii="Arial" w:hAnsi="Arial" w:cs="Arial"/>
          <w:color w:val="000000" w:themeColor="text1"/>
          <w:sz w:val="20"/>
          <w:szCs w:val="20"/>
          <w:rPrChange w:id="87" w:author="Marcin Walenciej (75524)" w:date="2026-03-21T09:24:00Z" w16du:dateUtc="2026-03-21T08:24:00Z">
            <w:rPr>
              <w:ins w:id="88" w:author="Marcin Walenciej (75524)" w:date="2026-03-21T09:23:00Z" w16du:dateUtc="2026-03-21T08:23:00Z"/>
            </w:rPr>
          </w:rPrChange>
        </w:rPr>
      </w:pPr>
      <w:ins w:id="89" w:author="Marcin Walenciej (75524)" w:date="2026-03-21T09:23:00Z" w16du:dateUtc="2026-03-21T08:23:00Z">
        <w:r w:rsidRPr="005C4F7A">
          <w:rPr>
            <w:rFonts w:ascii="Arial" w:hAnsi="Arial" w:cs="Arial"/>
            <w:color w:val="000000" w:themeColor="text1"/>
            <w:sz w:val="20"/>
            <w:szCs w:val="20"/>
            <w:rPrChange w:id="90" w:author="Marcin Walenciej (75524)" w:date="2026-03-21T09:24:00Z" w16du:dateUtc="2026-03-21T08:24:00Z">
              <w:rPr/>
            </w:rPrChange>
          </w:rPr>
          <w:t>PN-EN 50174 – Instalowanie okablowania</w:t>
        </w:r>
      </w:ins>
    </w:p>
    <w:p w14:paraId="308C9E6A" w14:textId="77777777" w:rsidR="005C4F7A" w:rsidRPr="005C4F7A" w:rsidRDefault="005C4F7A" w:rsidP="005C4F7A">
      <w:pPr>
        <w:pStyle w:val="p1"/>
        <w:numPr>
          <w:ilvl w:val="0"/>
          <w:numId w:val="19"/>
        </w:numPr>
        <w:rPr>
          <w:ins w:id="91" w:author="Marcin Walenciej (75524)" w:date="2026-03-21T09:23:00Z" w16du:dateUtc="2026-03-21T08:23:00Z"/>
          <w:rFonts w:ascii="Arial" w:hAnsi="Arial" w:cs="Arial"/>
          <w:color w:val="000000" w:themeColor="text1"/>
          <w:sz w:val="20"/>
          <w:szCs w:val="20"/>
          <w:rPrChange w:id="92" w:author="Marcin Walenciej (75524)" w:date="2026-03-21T09:24:00Z" w16du:dateUtc="2026-03-21T08:24:00Z">
            <w:rPr>
              <w:ins w:id="93" w:author="Marcin Walenciej (75524)" w:date="2026-03-21T09:23:00Z" w16du:dateUtc="2026-03-21T08:23:00Z"/>
            </w:rPr>
          </w:rPrChange>
        </w:rPr>
      </w:pPr>
      <w:ins w:id="94" w:author="Marcin Walenciej (75524)" w:date="2026-03-21T09:23:00Z" w16du:dateUtc="2026-03-21T08:23:00Z">
        <w:r w:rsidRPr="005C4F7A">
          <w:rPr>
            <w:rFonts w:ascii="Arial" w:hAnsi="Arial" w:cs="Arial"/>
            <w:color w:val="000000" w:themeColor="text1"/>
            <w:sz w:val="20"/>
            <w:szCs w:val="20"/>
            <w:rPrChange w:id="95" w:author="Marcin Walenciej (75524)" w:date="2026-03-21T09:24:00Z" w16du:dateUtc="2026-03-21T08:24:00Z">
              <w:rPr/>
            </w:rPrChange>
          </w:rPr>
          <w:t>PN-EN 60794 – Kable światłowodowe</w:t>
        </w:r>
      </w:ins>
    </w:p>
    <w:p w14:paraId="1DA604AD" w14:textId="77777777" w:rsidR="005C4F7A" w:rsidRPr="005C4F7A" w:rsidRDefault="005C4F7A" w:rsidP="005C4F7A">
      <w:pPr>
        <w:pStyle w:val="p1"/>
        <w:numPr>
          <w:ilvl w:val="0"/>
          <w:numId w:val="19"/>
        </w:numPr>
        <w:rPr>
          <w:ins w:id="96" w:author="Marcin Walenciej (75524)" w:date="2026-03-21T09:23:00Z" w16du:dateUtc="2026-03-21T08:23:00Z"/>
          <w:rFonts w:ascii="Arial" w:hAnsi="Arial" w:cs="Arial"/>
          <w:color w:val="000000" w:themeColor="text1"/>
          <w:sz w:val="20"/>
          <w:szCs w:val="20"/>
          <w:rPrChange w:id="97" w:author="Marcin Walenciej (75524)" w:date="2026-03-21T09:24:00Z" w16du:dateUtc="2026-03-21T08:24:00Z">
            <w:rPr>
              <w:ins w:id="98" w:author="Marcin Walenciej (75524)" w:date="2026-03-21T09:23:00Z" w16du:dateUtc="2026-03-21T08:23:00Z"/>
            </w:rPr>
          </w:rPrChange>
        </w:rPr>
      </w:pPr>
      <w:ins w:id="99" w:author="Marcin Walenciej (75524)" w:date="2026-03-21T09:23:00Z" w16du:dateUtc="2026-03-21T08:23:00Z">
        <w:r w:rsidRPr="005C4F7A">
          <w:rPr>
            <w:rFonts w:ascii="Arial" w:hAnsi="Arial" w:cs="Arial"/>
            <w:color w:val="000000" w:themeColor="text1"/>
            <w:sz w:val="20"/>
            <w:szCs w:val="20"/>
            <w:rPrChange w:id="100" w:author="Marcin Walenciej (75524)" w:date="2026-03-21T09:24:00Z" w16du:dateUtc="2026-03-21T08:24:00Z">
              <w:rPr/>
            </w:rPrChange>
          </w:rPr>
          <w:t>PN-EN 62305 – Ochrona odgromowa</w:t>
        </w:r>
      </w:ins>
    </w:p>
    <w:p w14:paraId="050E3539" w14:textId="77777777" w:rsidR="005C4F7A" w:rsidRPr="005C4F7A" w:rsidRDefault="005C4F7A" w:rsidP="005C4F7A">
      <w:pPr>
        <w:pStyle w:val="p1"/>
        <w:numPr>
          <w:ilvl w:val="0"/>
          <w:numId w:val="19"/>
        </w:numPr>
        <w:rPr>
          <w:ins w:id="101" w:author="Marcin Walenciej (75524)" w:date="2026-03-21T09:23:00Z" w16du:dateUtc="2026-03-21T08:23:00Z"/>
          <w:rFonts w:ascii="Arial" w:hAnsi="Arial" w:cs="Arial"/>
          <w:color w:val="000000" w:themeColor="text1"/>
          <w:sz w:val="20"/>
          <w:szCs w:val="20"/>
          <w:rPrChange w:id="102" w:author="Marcin Walenciej (75524)" w:date="2026-03-21T09:24:00Z" w16du:dateUtc="2026-03-21T08:24:00Z">
            <w:rPr>
              <w:ins w:id="103" w:author="Marcin Walenciej (75524)" w:date="2026-03-21T09:23:00Z" w16du:dateUtc="2026-03-21T08:23:00Z"/>
            </w:rPr>
          </w:rPrChange>
        </w:rPr>
      </w:pPr>
      <w:ins w:id="104" w:author="Marcin Walenciej (75524)" w:date="2026-03-21T09:23:00Z" w16du:dateUtc="2026-03-21T08:23:00Z">
        <w:r w:rsidRPr="005C4F7A">
          <w:rPr>
            <w:rFonts w:ascii="Arial" w:hAnsi="Arial" w:cs="Arial"/>
            <w:color w:val="000000" w:themeColor="text1"/>
            <w:sz w:val="20"/>
            <w:szCs w:val="20"/>
            <w:rPrChange w:id="105" w:author="Marcin Walenciej (75524)" w:date="2026-03-21T09:24:00Z" w16du:dateUtc="2026-03-21T08:24:00Z">
              <w:rPr/>
            </w:rPrChange>
          </w:rPr>
          <w:t>PN-EN 124 – Włazy do studni kablowych</w:t>
        </w:r>
      </w:ins>
    </w:p>
    <w:p w14:paraId="327F5FA7" w14:textId="77777777" w:rsidR="005C4F7A" w:rsidRPr="005C4F7A" w:rsidRDefault="005C4F7A" w:rsidP="005C4F7A">
      <w:pPr>
        <w:pStyle w:val="p1"/>
        <w:numPr>
          <w:ilvl w:val="0"/>
          <w:numId w:val="20"/>
        </w:numPr>
        <w:rPr>
          <w:ins w:id="106" w:author="Marcin Walenciej (75524)" w:date="2026-03-21T09:23:00Z" w16du:dateUtc="2026-03-21T08:23:00Z"/>
          <w:rFonts w:ascii="Arial" w:hAnsi="Arial" w:cs="Arial"/>
          <w:color w:val="000000" w:themeColor="text1"/>
          <w:sz w:val="20"/>
          <w:szCs w:val="20"/>
          <w:rPrChange w:id="107" w:author="Marcin Walenciej (75524)" w:date="2026-03-21T09:24:00Z" w16du:dateUtc="2026-03-21T08:24:00Z">
            <w:rPr>
              <w:ins w:id="108" w:author="Marcin Walenciej (75524)" w:date="2026-03-21T09:23:00Z" w16du:dateUtc="2026-03-21T08:23:00Z"/>
            </w:rPr>
          </w:rPrChange>
        </w:rPr>
      </w:pPr>
      <w:ins w:id="109" w:author="Marcin Walenciej (75524)" w:date="2026-03-21T09:23:00Z" w16du:dateUtc="2026-03-21T08:23:00Z">
        <w:r w:rsidRPr="005C4F7A">
          <w:rPr>
            <w:rFonts w:ascii="Arial" w:hAnsi="Arial" w:cs="Arial"/>
            <w:color w:val="000000" w:themeColor="text1"/>
            <w:sz w:val="20"/>
            <w:szCs w:val="20"/>
            <w:rPrChange w:id="110" w:author="Marcin Walenciej (75524)" w:date="2026-03-21T09:24:00Z" w16du:dateUtc="2026-03-21T08:24:00Z">
              <w:rPr/>
            </w:rPrChange>
          </w:rPr>
          <w:t>ZN-96/TPSA – Normy zakładowe Telekomunikacji Polskiej (dot. budowy kanalizacji teletechnicznej)</w:t>
        </w:r>
      </w:ins>
    </w:p>
    <w:p w14:paraId="5B855558" w14:textId="77777777" w:rsidR="005C4F7A" w:rsidRPr="005C4F7A" w:rsidRDefault="005C4F7A" w:rsidP="005C4F7A">
      <w:pPr>
        <w:pStyle w:val="p1"/>
        <w:numPr>
          <w:ilvl w:val="0"/>
          <w:numId w:val="20"/>
        </w:numPr>
        <w:rPr>
          <w:ins w:id="111" w:author="Marcin Walenciej (75524)" w:date="2026-03-21T09:23:00Z" w16du:dateUtc="2026-03-21T08:23:00Z"/>
          <w:rFonts w:ascii="Arial" w:hAnsi="Arial" w:cs="Arial"/>
          <w:color w:val="000000" w:themeColor="text1"/>
          <w:sz w:val="20"/>
          <w:szCs w:val="20"/>
          <w:rPrChange w:id="112" w:author="Marcin Walenciej (75524)" w:date="2026-03-21T09:24:00Z" w16du:dateUtc="2026-03-21T08:24:00Z">
            <w:rPr>
              <w:ins w:id="113" w:author="Marcin Walenciej (75524)" w:date="2026-03-21T09:23:00Z" w16du:dateUtc="2026-03-21T08:23:00Z"/>
            </w:rPr>
          </w:rPrChange>
        </w:rPr>
      </w:pPr>
      <w:ins w:id="114" w:author="Marcin Walenciej (75524)" w:date="2026-03-21T09:23:00Z" w16du:dateUtc="2026-03-21T08:23:00Z">
        <w:r w:rsidRPr="005C4F7A">
          <w:rPr>
            <w:rFonts w:ascii="Arial" w:hAnsi="Arial" w:cs="Arial"/>
            <w:color w:val="000000" w:themeColor="text1"/>
            <w:sz w:val="20"/>
            <w:szCs w:val="20"/>
            <w:rPrChange w:id="115" w:author="Marcin Walenciej (75524)" w:date="2026-03-21T09:24:00Z" w16du:dateUtc="2026-03-21T08:24:00Z">
              <w:rPr/>
            </w:rPrChange>
          </w:rPr>
          <w:t>Wytyczne projektowania i budowy linii światłowodowych</w:t>
        </w:r>
      </w:ins>
    </w:p>
    <w:p w14:paraId="2527FC58" w14:textId="77777777" w:rsidR="005C4F7A" w:rsidRPr="005C4F7A" w:rsidRDefault="005C4F7A" w:rsidP="005C4F7A">
      <w:pPr>
        <w:pStyle w:val="p1"/>
        <w:numPr>
          <w:ilvl w:val="0"/>
          <w:numId w:val="20"/>
        </w:numPr>
        <w:rPr>
          <w:ins w:id="116" w:author="Marcin Walenciej (75524)" w:date="2026-03-21T09:23:00Z" w16du:dateUtc="2026-03-21T08:23:00Z"/>
          <w:rFonts w:ascii="Arial" w:hAnsi="Arial" w:cs="Arial"/>
          <w:color w:val="000000" w:themeColor="text1"/>
          <w:sz w:val="20"/>
          <w:szCs w:val="20"/>
          <w:rPrChange w:id="117" w:author="Marcin Walenciej (75524)" w:date="2026-03-21T09:24:00Z" w16du:dateUtc="2026-03-21T08:24:00Z">
            <w:rPr>
              <w:ins w:id="118" w:author="Marcin Walenciej (75524)" w:date="2026-03-21T09:23:00Z" w16du:dateUtc="2026-03-21T08:23:00Z"/>
            </w:rPr>
          </w:rPrChange>
        </w:rPr>
      </w:pPr>
      <w:ins w:id="119" w:author="Marcin Walenciej (75524)" w:date="2026-03-21T09:23:00Z" w16du:dateUtc="2026-03-21T08:23:00Z">
        <w:r w:rsidRPr="005C4F7A">
          <w:rPr>
            <w:rFonts w:ascii="Arial" w:hAnsi="Arial" w:cs="Arial"/>
            <w:color w:val="000000" w:themeColor="text1"/>
            <w:sz w:val="20"/>
            <w:szCs w:val="20"/>
            <w:rPrChange w:id="120" w:author="Marcin Walenciej (75524)" w:date="2026-03-21T09:24:00Z" w16du:dateUtc="2026-03-21T08:24:00Z">
              <w:rPr/>
            </w:rPrChange>
          </w:rPr>
          <w:t>Warunki techniczne wykonania i odbioru robót telekomunikacyjnych</w:t>
        </w:r>
      </w:ins>
    </w:p>
    <w:p w14:paraId="4CE2F568" w14:textId="77777777" w:rsidR="005C4F7A" w:rsidRPr="005C4F7A" w:rsidRDefault="005C4F7A">
      <w:pPr>
        <w:pStyle w:val="p1"/>
        <w:ind w:left="720"/>
        <w:rPr>
          <w:ins w:id="121" w:author="Marcin Walenciej (75524)" w:date="2026-03-21T09:24:00Z" w16du:dateUtc="2026-03-21T08:24:00Z"/>
          <w:color w:val="000000" w:themeColor="text1"/>
          <w:rPrChange w:id="122" w:author="Marcin Walenciej (75524)" w:date="2026-03-21T09:24:00Z" w16du:dateUtc="2026-03-21T08:24:00Z">
            <w:rPr>
              <w:ins w:id="123" w:author="Marcin Walenciej (75524)" w:date="2026-03-21T09:24:00Z" w16du:dateUtc="2026-03-21T08:24:00Z"/>
            </w:rPr>
          </w:rPrChange>
        </w:rPr>
        <w:pPrChange w:id="124" w:author="Marcin Walenciej (75524)" w:date="2026-03-21T09:24:00Z" w16du:dateUtc="2026-03-21T08:24:00Z">
          <w:pPr>
            <w:pStyle w:val="p1"/>
            <w:numPr>
              <w:numId w:val="20"/>
            </w:numPr>
            <w:tabs>
              <w:tab w:val="num" w:pos="720"/>
            </w:tabs>
            <w:ind w:left="720" w:hanging="360"/>
          </w:pPr>
        </w:pPrChange>
      </w:pPr>
      <w:ins w:id="125" w:author="Marcin Walenciej (75524)" w:date="2026-03-21T09:24:00Z" w16du:dateUtc="2026-03-21T08:24:00Z">
        <w:r w:rsidRPr="005C4F7A">
          <w:rPr>
            <w:rFonts w:ascii="Arial" w:hAnsi="Arial" w:cs="Arial"/>
            <w:color w:val="000000" w:themeColor="text1"/>
            <w:sz w:val="20"/>
            <w:szCs w:val="20"/>
            <w:rPrChange w:id="126" w:author="Marcin Walenciej (75524)" w:date="2026-03-21T09:24:00Z" w16du:dateUtc="2026-03-21T08:24:00Z">
              <w:rPr/>
            </w:rPrChange>
          </w:rPr>
          <w:t>Projekt opracowano zgodnie z aktualnym stanem wiedzy technicznej oraz zasadami sztuki inżynierskiej</w:t>
        </w:r>
        <w:r w:rsidRPr="005C4F7A">
          <w:rPr>
            <w:color w:val="000000" w:themeColor="text1"/>
            <w:rPrChange w:id="127" w:author="Marcin Walenciej (75524)" w:date="2026-03-21T09:24:00Z" w16du:dateUtc="2026-03-21T08:24:00Z">
              <w:rPr/>
            </w:rPrChange>
          </w:rPr>
          <w:t>.</w:t>
        </w:r>
      </w:ins>
    </w:p>
    <w:p w14:paraId="03690660" w14:textId="03C048AC" w:rsidR="0001567A" w:rsidDel="005C4F7A" w:rsidRDefault="0001567A" w:rsidP="0001567A">
      <w:pPr>
        <w:tabs>
          <w:tab w:val="left" w:pos="1260"/>
        </w:tabs>
        <w:rPr>
          <w:del w:id="128" w:author="Marcin Walenciej (75524)" w:date="2026-03-21T09:23:00Z" w16du:dateUtc="2026-03-21T08:23:00Z"/>
          <w:rFonts w:ascii="Arial" w:eastAsia="Arial" w:hAnsi="Arial" w:cs="Arial"/>
          <w:sz w:val="20"/>
          <w:szCs w:val="20"/>
        </w:rPr>
      </w:pPr>
      <w:del w:id="129" w:author="Marcin Walenciej (75524)" w:date="2026-03-21T09:23:00Z" w16du:dateUtc="2026-03-21T08:23:00Z">
        <w:r w:rsidDel="005C4F7A">
          <w:rPr>
            <w:rFonts w:ascii="Arial" w:eastAsia="Arial" w:hAnsi="Arial" w:cs="Arial"/>
            <w:sz w:val="20"/>
            <w:szCs w:val="20"/>
          </w:rPr>
          <w:delText>Wykaz norm i rozporządzeń</w:delText>
        </w:r>
      </w:del>
    </w:p>
    <w:p w14:paraId="11FAA34F" w14:textId="77777777" w:rsidR="005C4F7A" w:rsidRDefault="005C4F7A" w:rsidP="0001567A">
      <w:pPr>
        <w:tabs>
          <w:tab w:val="left" w:pos="1260"/>
        </w:tabs>
        <w:rPr>
          <w:ins w:id="130" w:author="Marcin Walenciej (75524)" w:date="2026-03-21T09:24:00Z" w16du:dateUtc="2026-03-21T08:24:00Z"/>
          <w:rFonts w:ascii="Arial" w:eastAsia="Arial" w:hAnsi="Arial" w:cs="Arial"/>
          <w:sz w:val="20"/>
          <w:szCs w:val="20"/>
        </w:rPr>
      </w:pPr>
    </w:p>
    <w:p w14:paraId="5BD17612" w14:textId="77777777" w:rsidR="005C4F7A" w:rsidRDefault="005C4F7A" w:rsidP="0001567A">
      <w:pPr>
        <w:tabs>
          <w:tab w:val="left" w:pos="1260"/>
        </w:tabs>
        <w:rPr>
          <w:ins w:id="131" w:author="Marcin Walenciej (75524)" w:date="2026-03-21T09:24:00Z" w16du:dateUtc="2026-03-21T08:24:00Z"/>
          <w:rFonts w:ascii="Arial" w:eastAsia="Arial" w:hAnsi="Arial" w:cs="Arial"/>
          <w:sz w:val="20"/>
          <w:szCs w:val="20"/>
        </w:rPr>
      </w:pPr>
    </w:p>
    <w:p w14:paraId="6F264FD0" w14:textId="77777777" w:rsidR="0001567A" w:rsidRPr="0001567A" w:rsidRDefault="0001567A" w:rsidP="0001567A">
      <w:pPr>
        <w:tabs>
          <w:tab w:val="left" w:pos="1260"/>
        </w:tabs>
        <w:rPr>
          <w:rFonts w:ascii="Arial" w:eastAsia="Arial" w:hAnsi="Arial" w:cs="Arial"/>
          <w:sz w:val="20"/>
          <w:szCs w:val="20"/>
        </w:rPr>
      </w:pPr>
    </w:p>
    <w:p w14:paraId="2BD0CE95" w14:textId="77777777" w:rsidR="0083518F" w:rsidRDefault="0083518F" w:rsidP="00A4650B">
      <w:pPr>
        <w:pStyle w:val="Podrozdzia"/>
        <w:rPr>
          <w:sz w:val="20"/>
          <w:szCs w:val="20"/>
        </w:rPr>
      </w:pPr>
      <w:bookmarkStart w:id="132" w:name="_Toc85183122"/>
      <w:r>
        <w:t>1.5.</w:t>
      </w:r>
      <w:r>
        <w:rPr>
          <w:sz w:val="20"/>
          <w:szCs w:val="20"/>
        </w:rPr>
        <w:t xml:space="preserve"> </w:t>
      </w:r>
      <w:r>
        <w:t>Zakres opracowania</w:t>
      </w:r>
      <w:bookmarkEnd w:id="132"/>
    </w:p>
    <w:p w14:paraId="0491F2E3" w14:textId="77777777" w:rsidR="0083518F" w:rsidRPr="00F240ED" w:rsidRDefault="0083518F">
      <w:pPr>
        <w:spacing w:before="100" w:beforeAutospacing="1" w:after="100" w:afterAutospacing="1"/>
        <w:rPr>
          <w:rFonts w:ascii="Arial" w:hAnsi="Arial" w:cs="Arial"/>
          <w:sz w:val="20"/>
          <w:szCs w:val="20"/>
          <w:rPrChange w:id="133" w:author="Marcin Walenciej (75524)" w:date="2026-03-21T09:08:00Z" w16du:dateUtc="2026-03-21T08:08:00Z">
            <w:rPr>
              <w:sz w:val="20"/>
              <w:szCs w:val="20"/>
            </w:rPr>
          </w:rPrChange>
        </w:rPr>
        <w:pPrChange w:id="134" w:author="Marcin Walenciej (75524)" w:date="2026-03-21T09:09:00Z" w16du:dateUtc="2026-03-21T08:09:00Z">
          <w:pPr/>
        </w:pPrChange>
      </w:pPr>
      <w:r w:rsidRPr="00F240ED">
        <w:rPr>
          <w:rFonts w:ascii="Arial" w:eastAsia="Arial" w:hAnsi="Arial" w:cs="Arial"/>
          <w:sz w:val="20"/>
          <w:szCs w:val="20"/>
        </w:rPr>
        <w:t>Zakres opracowania obejmuje:</w:t>
      </w:r>
    </w:p>
    <w:p w14:paraId="6E1FB040" w14:textId="3B723122" w:rsidR="00E34D62" w:rsidRPr="00F240ED" w:rsidRDefault="0083518F">
      <w:pPr>
        <w:numPr>
          <w:ilvl w:val="0"/>
          <w:numId w:val="2"/>
        </w:numPr>
        <w:tabs>
          <w:tab w:val="left" w:pos="709"/>
        </w:tabs>
        <w:spacing w:before="100" w:beforeAutospacing="1" w:after="100" w:afterAutospacing="1"/>
        <w:ind w:left="340" w:firstLine="28"/>
        <w:jc w:val="both"/>
        <w:rPr>
          <w:rFonts w:ascii="Arial" w:eastAsia="Symbol" w:hAnsi="Arial" w:cs="Arial"/>
          <w:b/>
          <w:bCs/>
          <w:sz w:val="20"/>
          <w:szCs w:val="20"/>
          <w:rPrChange w:id="135" w:author="Marcin Walenciej (75524)" w:date="2026-03-21T09:10:00Z" w16du:dateUtc="2026-03-21T08:10:00Z">
            <w:rPr>
              <w:rFonts w:ascii="Symbol" w:eastAsia="Symbol" w:hAnsi="Symbol" w:cs="Symbol"/>
              <w:sz w:val="20"/>
              <w:szCs w:val="20"/>
            </w:rPr>
          </w:rPrChange>
        </w:rPr>
        <w:pPrChange w:id="136" w:author="Marcin Walenciej (75524)" w:date="2026-03-21T09:09:00Z" w16du:dateUtc="2026-03-21T08:09:00Z">
          <w:pPr>
            <w:numPr>
              <w:numId w:val="2"/>
            </w:numPr>
            <w:tabs>
              <w:tab w:val="left" w:pos="709"/>
            </w:tabs>
            <w:spacing w:after="120"/>
            <w:ind w:left="340" w:firstLine="28"/>
            <w:jc w:val="both"/>
          </w:pPr>
        </w:pPrChange>
      </w:pPr>
      <w:r w:rsidRPr="00F240ED">
        <w:rPr>
          <w:rFonts w:ascii="Arial" w:eastAsia="Arial" w:hAnsi="Arial" w:cs="Arial"/>
          <w:sz w:val="20"/>
          <w:szCs w:val="20"/>
        </w:rPr>
        <w:t>budowę rurociągu kablowego</w:t>
      </w:r>
      <w:r w:rsidR="00642AC5" w:rsidRPr="00F240ED">
        <w:rPr>
          <w:rFonts w:ascii="Arial" w:eastAsia="Arial" w:hAnsi="Arial" w:cs="Arial"/>
          <w:sz w:val="20"/>
          <w:szCs w:val="20"/>
        </w:rPr>
        <w:t xml:space="preserve"> z rur </w:t>
      </w:r>
      <w:r w:rsidR="00642AC5" w:rsidRPr="00F240ED">
        <w:rPr>
          <w:rFonts w:ascii="Arial" w:eastAsia="Arial" w:hAnsi="Arial" w:cs="Arial"/>
          <w:b/>
          <w:bCs/>
          <w:sz w:val="20"/>
          <w:szCs w:val="20"/>
          <w:rPrChange w:id="137" w:author="Marcin Walenciej (75524)" w:date="2026-03-21T09:10:00Z" w16du:dateUtc="2026-03-21T08:10:00Z">
            <w:rPr>
              <w:rFonts w:ascii="Arial" w:eastAsia="Arial" w:hAnsi="Arial" w:cs="Arial"/>
              <w:sz w:val="20"/>
              <w:szCs w:val="20"/>
            </w:rPr>
          </w:rPrChange>
        </w:rPr>
        <w:t>RHDPE</w:t>
      </w:r>
      <w:r w:rsidR="00FB2361" w:rsidRPr="00F240ED">
        <w:rPr>
          <w:rFonts w:ascii="Arial" w:eastAsia="Arial" w:hAnsi="Arial" w:cs="Arial"/>
          <w:b/>
          <w:bCs/>
          <w:sz w:val="20"/>
          <w:szCs w:val="20"/>
          <w:rPrChange w:id="138" w:author="Marcin Walenciej (75524)" w:date="2026-03-21T09:10:00Z" w16du:dateUtc="2026-03-21T08:10:00Z">
            <w:rPr>
              <w:rFonts w:ascii="Arial" w:eastAsia="Arial" w:hAnsi="Arial" w:cs="Arial"/>
              <w:sz w:val="20"/>
              <w:szCs w:val="20"/>
            </w:rPr>
          </w:rPrChange>
        </w:rPr>
        <w:t xml:space="preserve"> </w:t>
      </w:r>
      <w:r w:rsidR="00642AC5" w:rsidRPr="00F240ED">
        <w:rPr>
          <w:rFonts w:ascii="Arial" w:eastAsia="Arial" w:hAnsi="Arial" w:cs="Arial"/>
          <w:b/>
          <w:bCs/>
          <w:sz w:val="20"/>
          <w:szCs w:val="20"/>
          <w:rPrChange w:id="139" w:author="Marcin Walenciej (75524)" w:date="2026-03-21T09:10:00Z" w16du:dateUtc="2026-03-21T08:10:00Z">
            <w:rPr>
              <w:rFonts w:ascii="Arial" w:eastAsia="Arial" w:hAnsi="Arial" w:cs="Arial"/>
              <w:sz w:val="20"/>
              <w:szCs w:val="20"/>
            </w:rPr>
          </w:rPrChange>
        </w:rPr>
        <w:t>Ø</w:t>
      </w:r>
      <w:ins w:id="140" w:author="Marcin Walenciej (75524)" w:date="2026-03-21T08:38:00Z" w16du:dateUtc="2026-03-21T07:38:00Z">
        <w:r w:rsidR="00906DF1" w:rsidRPr="00F240ED">
          <w:rPr>
            <w:rFonts w:ascii="Arial" w:eastAsia="Arial" w:hAnsi="Arial" w:cs="Arial"/>
            <w:b/>
            <w:bCs/>
            <w:sz w:val="20"/>
            <w:szCs w:val="20"/>
            <w:rPrChange w:id="141" w:author="Marcin Walenciej (75524)" w:date="2026-03-21T09:10:00Z" w16du:dateUtc="2026-03-21T08:10:00Z">
              <w:rPr>
                <w:rFonts w:ascii="Arial" w:eastAsia="Arial" w:hAnsi="Arial" w:cs="Arial"/>
                <w:sz w:val="20"/>
                <w:szCs w:val="20"/>
              </w:rPr>
            </w:rPrChange>
          </w:rPr>
          <w:t>110</w:t>
        </w:r>
      </w:ins>
      <w:del w:id="142" w:author="Marcin Walenciej (75524)" w:date="2026-03-21T08:38:00Z" w16du:dateUtc="2026-03-21T07:38:00Z">
        <w:r w:rsidR="00675F58" w:rsidRPr="00F240ED" w:rsidDel="00906DF1">
          <w:rPr>
            <w:rFonts w:ascii="Arial" w:eastAsia="Arial" w:hAnsi="Arial" w:cs="Arial"/>
            <w:b/>
            <w:bCs/>
            <w:sz w:val="20"/>
            <w:szCs w:val="20"/>
            <w:rPrChange w:id="143" w:author="Marcin Walenciej (75524)" w:date="2026-03-21T09:10:00Z" w16du:dateUtc="2026-03-21T08:10:00Z">
              <w:rPr>
                <w:rFonts w:ascii="Arial" w:eastAsia="Arial" w:hAnsi="Arial" w:cs="Arial"/>
                <w:sz w:val="20"/>
                <w:szCs w:val="20"/>
              </w:rPr>
            </w:rPrChange>
          </w:rPr>
          <w:delText>………….</w:delText>
        </w:r>
      </w:del>
      <w:r w:rsidR="00642AC5" w:rsidRPr="00F240ED">
        <w:rPr>
          <w:rFonts w:ascii="Arial" w:eastAsia="Arial" w:hAnsi="Arial" w:cs="Arial"/>
          <w:b/>
          <w:bCs/>
          <w:sz w:val="20"/>
          <w:szCs w:val="20"/>
          <w:rPrChange w:id="144" w:author="Marcin Walenciej (75524)" w:date="2026-03-21T09:10:00Z" w16du:dateUtc="2026-03-21T08:10:00Z">
            <w:rPr>
              <w:rFonts w:ascii="Arial" w:eastAsia="Arial" w:hAnsi="Arial" w:cs="Arial"/>
              <w:sz w:val="20"/>
              <w:szCs w:val="20"/>
            </w:rPr>
          </w:rPrChange>
        </w:rPr>
        <w:t xml:space="preserve"> </w:t>
      </w:r>
      <w:r w:rsidR="00E34D62" w:rsidRPr="00F240ED">
        <w:rPr>
          <w:rFonts w:ascii="Arial" w:eastAsia="Arial" w:hAnsi="Arial" w:cs="Arial"/>
          <w:b/>
          <w:bCs/>
          <w:sz w:val="20"/>
          <w:szCs w:val="20"/>
          <w:rPrChange w:id="145" w:author="Marcin Walenciej (75524)" w:date="2026-03-21T09:10:00Z" w16du:dateUtc="2026-03-21T08:10:00Z">
            <w:rPr>
              <w:rFonts w:ascii="Arial" w:eastAsia="Arial" w:hAnsi="Arial" w:cs="Arial"/>
              <w:sz w:val="20"/>
              <w:szCs w:val="20"/>
            </w:rPr>
          </w:rPrChange>
        </w:rPr>
        <w:t>–</w:t>
      </w:r>
      <w:r w:rsidR="00DD094F" w:rsidRPr="00F240ED">
        <w:rPr>
          <w:rFonts w:ascii="Arial" w:eastAsia="Arial" w:hAnsi="Arial" w:cs="Arial"/>
          <w:b/>
          <w:bCs/>
          <w:sz w:val="20"/>
          <w:szCs w:val="20"/>
          <w:rPrChange w:id="146" w:author="Marcin Walenciej (75524)" w:date="2026-03-21T09:10:00Z" w16du:dateUtc="2026-03-21T08:10:00Z">
            <w:rPr>
              <w:rFonts w:ascii="Arial" w:eastAsia="Arial" w:hAnsi="Arial" w:cs="Arial"/>
              <w:sz w:val="20"/>
              <w:szCs w:val="20"/>
            </w:rPr>
          </w:rPrChange>
        </w:rPr>
        <w:t xml:space="preserve"> </w:t>
      </w:r>
      <w:r w:rsidR="00675F58" w:rsidRPr="00F240ED">
        <w:rPr>
          <w:rFonts w:ascii="Arial" w:eastAsia="Arial" w:hAnsi="Arial" w:cs="Arial"/>
          <w:b/>
          <w:bCs/>
          <w:sz w:val="20"/>
          <w:szCs w:val="20"/>
          <w:rPrChange w:id="147" w:author="Marcin Walenciej (75524)" w:date="2026-03-21T09:10:00Z" w16du:dateUtc="2026-03-21T08:10:00Z">
            <w:rPr>
              <w:rFonts w:ascii="Arial" w:eastAsia="Arial" w:hAnsi="Arial" w:cs="Arial"/>
              <w:sz w:val="20"/>
              <w:szCs w:val="20"/>
            </w:rPr>
          </w:rPrChange>
        </w:rPr>
        <w:t xml:space="preserve"> </w:t>
      </w:r>
      <w:del w:id="148" w:author="Marcin Walenciej (75524)" w:date="2026-03-21T08:38:00Z" w16du:dateUtc="2026-03-21T07:38:00Z">
        <w:r w:rsidR="00675F58" w:rsidRPr="00F240ED" w:rsidDel="00906DF1">
          <w:rPr>
            <w:rFonts w:ascii="Arial" w:eastAsia="Arial" w:hAnsi="Arial" w:cs="Arial"/>
            <w:b/>
            <w:bCs/>
            <w:sz w:val="20"/>
            <w:szCs w:val="20"/>
            <w:rPrChange w:id="149" w:author="Marcin Walenciej (75524)" w:date="2026-03-21T09:10:00Z" w16du:dateUtc="2026-03-21T08:10:00Z">
              <w:rPr>
                <w:rFonts w:ascii="Arial" w:eastAsia="Arial" w:hAnsi="Arial" w:cs="Arial"/>
                <w:sz w:val="20"/>
                <w:szCs w:val="20"/>
              </w:rPr>
            </w:rPrChange>
          </w:rPr>
          <w:delText xml:space="preserve">…… </w:delText>
        </w:r>
      </w:del>
      <w:ins w:id="150" w:author="Marcin Walenciej (75524)" w:date="2026-03-21T08:38:00Z" w16du:dateUtc="2026-03-21T07:38:00Z">
        <w:r w:rsidR="00906DF1" w:rsidRPr="00F240ED">
          <w:rPr>
            <w:rFonts w:ascii="Arial" w:eastAsia="Arial" w:hAnsi="Arial" w:cs="Arial"/>
            <w:b/>
            <w:bCs/>
            <w:sz w:val="20"/>
            <w:szCs w:val="20"/>
            <w:rPrChange w:id="151" w:author="Marcin Walenciej (75524)" w:date="2026-03-21T09:10:00Z" w16du:dateUtc="2026-03-21T08:10:00Z">
              <w:rPr>
                <w:rFonts w:ascii="Arial" w:eastAsia="Arial" w:hAnsi="Arial" w:cs="Arial"/>
                <w:sz w:val="20"/>
                <w:szCs w:val="20"/>
              </w:rPr>
            </w:rPrChange>
          </w:rPr>
          <w:t>24</w:t>
        </w:r>
      </w:ins>
      <w:ins w:id="152" w:author="Marcin Walenciej (75524)" w:date="2026-03-21T08:43:00Z" w16du:dateUtc="2026-03-21T07:43:00Z">
        <w:r w:rsidR="00906DF1" w:rsidRPr="00F240ED">
          <w:rPr>
            <w:rFonts w:ascii="Arial" w:eastAsia="Arial" w:hAnsi="Arial" w:cs="Arial"/>
            <w:b/>
            <w:bCs/>
            <w:sz w:val="20"/>
            <w:szCs w:val="20"/>
            <w:rPrChange w:id="153" w:author="Marcin Walenciej (75524)" w:date="2026-03-21T09:10:00Z" w16du:dateUtc="2026-03-21T08:10:00Z">
              <w:rPr>
                <w:rFonts w:ascii="Arial" w:eastAsia="Arial" w:hAnsi="Arial" w:cs="Arial"/>
                <w:sz w:val="20"/>
                <w:szCs w:val="20"/>
              </w:rPr>
            </w:rPrChange>
          </w:rPr>
          <w:t xml:space="preserve"> </w:t>
        </w:r>
      </w:ins>
      <w:ins w:id="154" w:author="Marcin Walenciej (75524)" w:date="2026-03-21T08:38:00Z" w16du:dateUtc="2026-03-21T07:38:00Z">
        <w:r w:rsidR="00906DF1" w:rsidRPr="00F240ED">
          <w:rPr>
            <w:rFonts w:ascii="Arial" w:eastAsia="Arial" w:hAnsi="Arial" w:cs="Arial"/>
            <w:b/>
            <w:bCs/>
            <w:sz w:val="20"/>
            <w:szCs w:val="20"/>
            <w:rPrChange w:id="155" w:author="Marcin Walenciej (75524)" w:date="2026-03-21T09:10:00Z" w16du:dateUtc="2026-03-21T08:10:00Z">
              <w:rPr>
                <w:rFonts w:ascii="Arial" w:eastAsia="Arial" w:hAnsi="Arial" w:cs="Arial"/>
                <w:sz w:val="20"/>
                <w:szCs w:val="20"/>
              </w:rPr>
            </w:rPrChange>
          </w:rPr>
          <w:t xml:space="preserve">000 </w:t>
        </w:r>
      </w:ins>
      <w:r w:rsidR="00675F58" w:rsidRPr="00F240ED">
        <w:rPr>
          <w:rFonts w:ascii="Arial" w:eastAsia="Arial" w:hAnsi="Arial" w:cs="Arial"/>
          <w:b/>
          <w:bCs/>
          <w:sz w:val="20"/>
          <w:szCs w:val="20"/>
          <w:rPrChange w:id="156" w:author="Marcin Walenciej (75524)" w:date="2026-03-21T09:10:00Z" w16du:dateUtc="2026-03-21T08:10:00Z">
            <w:rPr>
              <w:rFonts w:ascii="Arial" w:eastAsia="Arial" w:hAnsi="Arial" w:cs="Arial"/>
              <w:sz w:val="20"/>
              <w:szCs w:val="20"/>
            </w:rPr>
          </w:rPrChange>
        </w:rPr>
        <w:t>mb</w:t>
      </w:r>
    </w:p>
    <w:p w14:paraId="50B97385" w14:textId="68592D08" w:rsidR="0083518F" w:rsidRPr="00F240ED" w:rsidRDefault="00DA056F">
      <w:pPr>
        <w:numPr>
          <w:ilvl w:val="0"/>
          <w:numId w:val="2"/>
        </w:numPr>
        <w:tabs>
          <w:tab w:val="left" w:pos="709"/>
        </w:tabs>
        <w:spacing w:before="100" w:beforeAutospacing="1" w:after="100" w:afterAutospacing="1"/>
        <w:ind w:left="340" w:firstLine="28"/>
        <w:jc w:val="both"/>
        <w:rPr>
          <w:rFonts w:ascii="Arial" w:eastAsia="Symbol" w:hAnsi="Arial" w:cs="Arial"/>
          <w:b/>
          <w:bCs/>
          <w:sz w:val="20"/>
          <w:szCs w:val="20"/>
          <w:rPrChange w:id="157" w:author="Marcin Walenciej (75524)" w:date="2026-03-21T09:10:00Z" w16du:dateUtc="2026-03-21T08:10:00Z">
            <w:rPr>
              <w:rFonts w:ascii="Symbol" w:eastAsia="Symbol" w:hAnsi="Symbol" w:cs="Symbol"/>
              <w:sz w:val="20"/>
              <w:szCs w:val="20"/>
            </w:rPr>
          </w:rPrChange>
        </w:rPr>
        <w:pPrChange w:id="158" w:author="Marcin Walenciej (75524)" w:date="2026-03-21T09:09:00Z" w16du:dateUtc="2026-03-21T08:09:00Z">
          <w:pPr>
            <w:numPr>
              <w:numId w:val="2"/>
            </w:numPr>
            <w:tabs>
              <w:tab w:val="left" w:pos="709"/>
            </w:tabs>
            <w:spacing w:after="120"/>
            <w:ind w:left="340" w:firstLine="28"/>
            <w:jc w:val="both"/>
          </w:pPr>
        </w:pPrChange>
      </w:pPr>
      <w:r w:rsidRPr="00F240ED">
        <w:rPr>
          <w:rFonts w:ascii="Arial" w:eastAsia="Arial" w:hAnsi="Arial" w:cs="Arial"/>
          <w:sz w:val="20"/>
          <w:szCs w:val="20"/>
        </w:rPr>
        <w:t>budow</w:t>
      </w:r>
      <w:r w:rsidR="001642FD" w:rsidRPr="00F240ED">
        <w:rPr>
          <w:rFonts w:ascii="Arial" w:eastAsia="Arial" w:hAnsi="Arial" w:cs="Arial"/>
          <w:sz w:val="20"/>
          <w:szCs w:val="20"/>
        </w:rPr>
        <w:t>ę</w:t>
      </w:r>
      <w:r w:rsidRPr="00F240ED">
        <w:rPr>
          <w:rFonts w:ascii="Arial" w:eastAsia="Arial" w:hAnsi="Arial" w:cs="Arial"/>
          <w:sz w:val="20"/>
          <w:szCs w:val="20"/>
        </w:rPr>
        <w:t xml:space="preserve"> </w:t>
      </w:r>
      <w:r w:rsidR="0083518F" w:rsidRPr="00F240ED">
        <w:rPr>
          <w:rFonts w:ascii="Arial" w:eastAsia="Arial" w:hAnsi="Arial" w:cs="Arial"/>
          <w:sz w:val="20"/>
          <w:szCs w:val="20"/>
        </w:rPr>
        <w:t xml:space="preserve">kanalizacji wtórnej </w:t>
      </w:r>
      <w:r w:rsidR="00642AC5" w:rsidRPr="00F240ED">
        <w:rPr>
          <w:rFonts w:ascii="Arial" w:eastAsia="Arial" w:hAnsi="Arial" w:cs="Arial"/>
          <w:sz w:val="20"/>
          <w:szCs w:val="20"/>
        </w:rPr>
        <w:t xml:space="preserve">z rur </w:t>
      </w:r>
      <w:r w:rsidR="00642AC5" w:rsidRPr="00F240ED">
        <w:rPr>
          <w:rFonts w:ascii="Arial" w:eastAsia="Arial" w:hAnsi="Arial" w:cs="Arial"/>
          <w:b/>
          <w:bCs/>
          <w:sz w:val="20"/>
          <w:szCs w:val="20"/>
          <w:rPrChange w:id="159" w:author="Marcin Walenciej (75524)" w:date="2026-03-21T09:10:00Z" w16du:dateUtc="2026-03-21T08:10:00Z">
            <w:rPr>
              <w:rFonts w:ascii="Arial" w:eastAsia="Arial" w:hAnsi="Arial" w:cs="Arial"/>
              <w:sz w:val="20"/>
              <w:szCs w:val="20"/>
            </w:rPr>
          </w:rPrChange>
        </w:rPr>
        <w:t>RHDPE</w:t>
      </w:r>
      <w:r w:rsidR="00FB2361" w:rsidRPr="00F240ED">
        <w:rPr>
          <w:rFonts w:ascii="Arial" w:eastAsia="Arial" w:hAnsi="Arial" w:cs="Arial"/>
          <w:b/>
          <w:bCs/>
          <w:sz w:val="20"/>
          <w:szCs w:val="20"/>
          <w:rPrChange w:id="160" w:author="Marcin Walenciej (75524)" w:date="2026-03-21T09:10:00Z" w16du:dateUtc="2026-03-21T08:10:00Z">
            <w:rPr>
              <w:rFonts w:ascii="Arial" w:eastAsia="Arial" w:hAnsi="Arial" w:cs="Arial"/>
              <w:sz w:val="20"/>
              <w:szCs w:val="20"/>
            </w:rPr>
          </w:rPrChange>
        </w:rPr>
        <w:t xml:space="preserve"> </w:t>
      </w:r>
      <w:r w:rsidR="00675F58" w:rsidRPr="00F240ED">
        <w:rPr>
          <w:rFonts w:ascii="Arial" w:eastAsia="Arial" w:hAnsi="Arial" w:cs="Arial"/>
          <w:b/>
          <w:bCs/>
          <w:sz w:val="20"/>
          <w:szCs w:val="20"/>
          <w:rPrChange w:id="161" w:author="Marcin Walenciej (75524)" w:date="2026-03-21T09:10:00Z" w16du:dateUtc="2026-03-21T08:10:00Z">
            <w:rPr>
              <w:rFonts w:ascii="Arial" w:eastAsia="Arial" w:hAnsi="Arial" w:cs="Arial"/>
              <w:sz w:val="20"/>
              <w:szCs w:val="20"/>
            </w:rPr>
          </w:rPrChange>
        </w:rPr>
        <w:t>Ø</w:t>
      </w:r>
      <w:del w:id="162" w:author="Marcin Walenciej (75524)" w:date="2026-03-21T08:38:00Z" w16du:dateUtc="2026-03-21T07:38:00Z">
        <w:r w:rsidR="00675F58" w:rsidRPr="00F240ED" w:rsidDel="00906DF1">
          <w:rPr>
            <w:rFonts w:ascii="Arial" w:eastAsia="Arial" w:hAnsi="Arial" w:cs="Arial"/>
            <w:b/>
            <w:bCs/>
            <w:sz w:val="20"/>
            <w:szCs w:val="20"/>
            <w:rPrChange w:id="163" w:author="Marcin Walenciej (75524)" w:date="2026-03-21T09:10:00Z" w16du:dateUtc="2026-03-21T08:10:00Z">
              <w:rPr>
                <w:rFonts w:ascii="Arial" w:eastAsia="Arial" w:hAnsi="Arial" w:cs="Arial"/>
                <w:sz w:val="20"/>
                <w:szCs w:val="20"/>
              </w:rPr>
            </w:rPrChange>
          </w:rPr>
          <w:delText>……….</w:delText>
        </w:r>
        <w:r w:rsidR="00642AC5" w:rsidRPr="00F240ED" w:rsidDel="00906DF1">
          <w:rPr>
            <w:rFonts w:ascii="Arial" w:eastAsia="Arial" w:hAnsi="Arial" w:cs="Arial"/>
            <w:b/>
            <w:bCs/>
            <w:sz w:val="20"/>
            <w:szCs w:val="20"/>
            <w:rPrChange w:id="164" w:author="Marcin Walenciej (75524)" w:date="2026-03-21T09:10:00Z" w16du:dateUtc="2026-03-21T08:10:00Z">
              <w:rPr>
                <w:rFonts w:ascii="Arial" w:eastAsia="Arial" w:hAnsi="Arial" w:cs="Arial"/>
                <w:sz w:val="20"/>
                <w:szCs w:val="20"/>
              </w:rPr>
            </w:rPrChange>
          </w:rPr>
          <w:delText xml:space="preserve"> </w:delText>
        </w:r>
      </w:del>
      <w:ins w:id="165" w:author="Marcin Walenciej (75524)" w:date="2026-03-21T08:38:00Z" w16du:dateUtc="2026-03-21T07:38:00Z">
        <w:r w:rsidR="00906DF1" w:rsidRPr="00F240ED">
          <w:rPr>
            <w:rFonts w:ascii="Arial" w:eastAsia="Arial" w:hAnsi="Arial" w:cs="Arial"/>
            <w:b/>
            <w:bCs/>
            <w:sz w:val="20"/>
            <w:szCs w:val="20"/>
            <w:rPrChange w:id="166" w:author="Marcin Walenciej (75524)" w:date="2026-03-21T09:10:00Z" w16du:dateUtc="2026-03-21T08:10:00Z">
              <w:rPr>
                <w:rFonts w:ascii="Arial" w:eastAsia="Arial" w:hAnsi="Arial" w:cs="Arial"/>
                <w:sz w:val="20"/>
                <w:szCs w:val="20"/>
              </w:rPr>
            </w:rPrChange>
          </w:rPr>
          <w:t xml:space="preserve">40 </w:t>
        </w:r>
      </w:ins>
      <w:del w:id="167" w:author="Marcin Walenciej (75524)" w:date="2026-03-21T08:42:00Z" w16du:dateUtc="2026-03-21T07:42:00Z">
        <w:r w:rsidR="00642AC5" w:rsidRPr="00F240ED" w:rsidDel="00906DF1">
          <w:rPr>
            <w:rFonts w:ascii="Arial" w:eastAsia="Arial" w:hAnsi="Arial" w:cs="Arial"/>
            <w:b/>
            <w:bCs/>
            <w:sz w:val="20"/>
            <w:szCs w:val="20"/>
            <w:rPrChange w:id="168" w:author="Marcin Walenciej (75524)" w:date="2026-03-21T09:10:00Z" w16du:dateUtc="2026-03-21T08:10:00Z">
              <w:rPr>
                <w:rFonts w:ascii="Arial" w:eastAsia="Arial" w:hAnsi="Arial" w:cs="Arial"/>
                <w:sz w:val="20"/>
                <w:szCs w:val="20"/>
              </w:rPr>
            </w:rPrChange>
          </w:rPr>
          <w:delText>-</w:delText>
        </w:r>
      </w:del>
      <w:ins w:id="169" w:author="Marcin Walenciej (75524)" w:date="2026-03-21T08:42:00Z" w16du:dateUtc="2026-03-21T07:42:00Z">
        <w:r w:rsidR="00906DF1" w:rsidRPr="00F240ED">
          <w:rPr>
            <w:rFonts w:ascii="Arial" w:eastAsia="Arial" w:hAnsi="Arial" w:cs="Arial"/>
            <w:b/>
            <w:bCs/>
            <w:sz w:val="20"/>
            <w:szCs w:val="20"/>
            <w:rPrChange w:id="170" w:author="Marcin Walenciej (75524)" w:date="2026-03-21T09:10:00Z" w16du:dateUtc="2026-03-21T08:10:00Z">
              <w:rPr>
                <w:rFonts w:ascii="Arial" w:eastAsia="Arial" w:hAnsi="Arial" w:cs="Arial"/>
                <w:sz w:val="20"/>
                <w:szCs w:val="20"/>
              </w:rPr>
            </w:rPrChange>
          </w:rPr>
          <w:t>–</w:t>
        </w:r>
      </w:ins>
      <w:r w:rsidR="00675F58" w:rsidRPr="00F240ED">
        <w:rPr>
          <w:rFonts w:ascii="Arial" w:eastAsia="Arial" w:hAnsi="Arial" w:cs="Arial"/>
          <w:b/>
          <w:bCs/>
          <w:sz w:val="20"/>
          <w:szCs w:val="20"/>
          <w:rPrChange w:id="171" w:author="Marcin Walenciej (75524)" w:date="2026-03-21T09:10:00Z" w16du:dateUtc="2026-03-21T08:10:00Z">
            <w:rPr>
              <w:rFonts w:ascii="Arial" w:eastAsia="Arial" w:hAnsi="Arial" w:cs="Arial"/>
              <w:sz w:val="20"/>
              <w:szCs w:val="20"/>
            </w:rPr>
          </w:rPrChange>
        </w:rPr>
        <w:t xml:space="preserve"> </w:t>
      </w:r>
      <w:del w:id="172" w:author="Marcin Walenciej (75524)" w:date="2026-03-21T08:40:00Z" w16du:dateUtc="2026-03-21T07:40:00Z">
        <w:r w:rsidR="00675F58" w:rsidRPr="00F240ED" w:rsidDel="00906DF1">
          <w:rPr>
            <w:rFonts w:ascii="Arial" w:eastAsia="Arial" w:hAnsi="Arial" w:cs="Arial"/>
            <w:b/>
            <w:bCs/>
            <w:sz w:val="20"/>
            <w:szCs w:val="20"/>
            <w:rPrChange w:id="173" w:author="Marcin Walenciej (75524)" w:date="2026-03-21T09:10:00Z" w16du:dateUtc="2026-03-21T08:10:00Z">
              <w:rPr>
                <w:rFonts w:ascii="Arial" w:eastAsia="Arial" w:hAnsi="Arial" w:cs="Arial"/>
                <w:sz w:val="20"/>
                <w:szCs w:val="20"/>
              </w:rPr>
            </w:rPrChange>
          </w:rPr>
          <w:delText>……….</w:delText>
        </w:r>
      </w:del>
      <w:ins w:id="174" w:author="Marcin Walenciej (75524)" w:date="2026-03-21T08:40:00Z" w16du:dateUtc="2026-03-21T07:40:00Z">
        <w:r w:rsidR="00906DF1" w:rsidRPr="00F240ED">
          <w:rPr>
            <w:rFonts w:ascii="Arial" w:eastAsia="Arial" w:hAnsi="Arial" w:cs="Arial"/>
            <w:b/>
            <w:bCs/>
            <w:sz w:val="20"/>
            <w:szCs w:val="20"/>
            <w:rPrChange w:id="175" w:author="Marcin Walenciej (75524)" w:date="2026-03-21T09:10:00Z" w16du:dateUtc="2026-03-21T08:10:00Z">
              <w:rPr>
                <w:rFonts w:ascii="Arial" w:eastAsia="Arial" w:hAnsi="Arial" w:cs="Arial"/>
                <w:sz w:val="20"/>
                <w:szCs w:val="20"/>
              </w:rPr>
            </w:rPrChange>
          </w:rPr>
          <w:t>24</w:t>
        </w:r>
      </w:ins>
      <w:ins w:id="176" w:author="Marcin Walenciej (75524)" w:date="2026-03-21T08:43:00Z" w16du:dateUtc="2026-03-21T07:43:00Z">
        <w:r w:rsidR="00906DF1" w:rsidRPr="00F240ED">
          <w:rPr>
            <w:rFonts w:ascii="Arial" w:eastAsia="Arial" w:hAnsi="Arial" w:cs="Arial"/>
            <w:b/>
            <w:bCs/>
            <w:sz w:val="20"/>
            <w:szCs w:val="20"/>
            <w:rPrChange w:id="177" w:author="Marcin Walenciej (75524)" w:date="2026-03-21T09:10:00Z" w16du:dateUtc="2026-03-21T08:10:00Z">
              <w:rPr>
                <w:rFonts w:ascii="Arial" w:eastAsia="Arial" w:hAnsi="Arial" w:cs="Arial"/>
                <w:sz w:val="20"/>
                <w:szCs w:val="20"/>
              </w:rPr>
            </w:rPrChange>
          </w:rPr>
          <w:t xml:space="preserve"> </w:t>
        </w:r>
      </w:ins>
      <w:ins w:id="178" w:author="Marcin Walenciej (75524)" w:date="2026-03-21T08:40:00Z" w16du:dateUtc="2026-03-21T07:40:00Z">
        <w:r w:rsidR="00906DF1" w:rsidRPr="00F240ED">
          <w:rPr>
            <w:rFonts w:ascii="Arial" w:eastAsia="Arial" w:hAnsi="Arial" w:cs="Arial"/>
            <w:b/>
            <w:bCs/>
            <w:sz w:val="20"/>
            <w:szCs w:val="20"/>
            <w:rPrChange w:id="179" w:author="Marcin Walenciej (75524)" w:date="2026-03-21T09:10:00Z" w16du:dateUtc="2026-03-21T08:10:00Z">
              <w:rPr>
                <w:rFonts w:ascii="Arial" w:eastAsia="Arial" w:hAnsi="Arial" w:cs="Arial"/>
                <w:sz w:val="20"/>
                <w:szCs w:val="20"/>
              </w:rPr>
            </w:rPrChange>
          </w:rPr>
          <w:t>000</w:t>
        </w:r>
      </w:ins>
      <w:ins w:id="180" w:author="Marcin Walenciej (75524)" w:date="2026-03-21T08:44:00Z" w16du:dateUtc="2026-03-21T07:44:00Z">
        <w:r w:rsidR="00906DF1" w:rsidRPr="00F240ED">
          <w:rPr>
            <w:rFonts w:ascii="Arial" w:eastAsia="Arial" w:hAnsi="Arial" w:cs="Arial"/>
            <w:b/>
            <w:bCs/>
            <w:sz w:val="20"/>
            <w:szCs w:val="20"/>
            <w:rPrChange w:id="181" w:author="Marcin Walenciej (75524)" w:date="2026-03-21T09:10:00Z" w16du:dateUtc="2026-03-21T08:10:00Z">
              <w:rPr>
                <w:rFonts w:ascii="Arial" w:eastAsia="Arial" w:hAnsi="Arial" w:cs="Arial"/>
                <w:sz w:val="20"/>
                <w:szCs w:val="20"/>
              </w:rPr>
            </w:rPrChange>
          </w:rPr>
          <w:t xml:space="preserve"> </w:t>
        </w:r>
      </w:ins>
      <w:r w:rsidR="00675F58" w:rsidRPr="00F240ED">
        <w:rPr>
          <w:rFonts w:ascii="Arial" w:eastAsia="Arial" w:hAnsi="Arial" w:cs="Arial"/>
          <w:b/>
          <w:bCs/>
          <w:sz w:val="20"/>
          <w:szCs w:val="20"/>
          <w:rPrChange w:id="182" w:author="Marcin Walenciej (75524)" w:date="2026-03-21T09:10:00Z" w16du:dateUtc="2026-03-21T08:10:00Z">
            <w:rPr>
              <w:rFonts w:ascii="Arial" w:eastAsia="Arial" w:hAnsi="Arial" w:cs="Arial"/>
              <w:sz w:val="20"/>
              <w:szCs w:val="20"/>
            </w:rPr>
          </w:rPrChange>
        </w:rPr>
        <w:t>mb</w:t>
      </w:r>
    </w:p>
    <w:p w14:paraId="7591A149" w14:textId="2EB2FA0B" w:rsidR="00E3692A" w:rsidRPr="00F240ED" w:rsidRDefault="00E3692A">
      <w:pPr>
        <w:numPr>
          <w:ilvl w:val="0"/>
          <w:numId w:val="2"/>
        </w:numPr>
        <w:tabs>
          <w:tab w:val="left" w:pos="709"/>
        </w:tabs>
        <w:spacing w:before="100" w:beforeAutospacing="1" w:after="100" w:afterAutospacing="1"/>
        <w:ind w:left="340" w:firstLine="28"/>
        <w:jc w:val="both"/>
        <w:rPr>
          <w:rFonts w:ascii="Arial" w:eastAsia="Symbol" w:hAnsi="Arial" w:cs="Arial"/>
          <w:b/>
          <w:bCs/>
          <w:sz w:val="20"/>
          <w:szCs w:val="20"/>
          <w:rPrChange w:id="183" w:author="Marcin Walenciej (75524)" w:date="2026-03-21T09:10:00Z" w16du:dateUtc="2026-03-21T08:10:00Z">
            <w:rPr>
              <w:rFonts w:ascii="Symbol" w:eastAsia="Symbol" w:hAnsi="Symbol" w:cs="Symbol"/>
              <w:sz w:val="20"/>
              <w:szCs w:val="20"/>
            </w:rPr>
          </w:rPrChange>
        </w:rPr>
        <w:pPrChange w:id="184" w:author="Marcin Walenciej (75524)" w:date="2026-03-21T09:09:00Z" w16du:dateUtc="2026-03-21T08:09:00Z">
          <w:pPr>
            <w:numPr>
              <w:numId w:val="2"/>
            </w:numPr>
            <w:tabs>
              <w:tab w:val="left" w:pos="709"/>
            </w:tabs>
            <w:spacing w:after="120"/>
            <w:ind w:left="340" w:firstLine="28"/>
            <w:jc w:val="both"/>
          </w:pPr>
        </w:pPrChange>
      </w:pPr>
      <w:r w:rsidRPr="00F240ED">
        <w:rPr>
          <w:rFonts w:ascii="Arial" w:eastAsia="Arial" w:hAnsi="Arial" w:cs="Arial"/>
          <w:sz w:val="20"/>
          <w:szCs w:val="20"/>
        </w:rPr>
        <w:t xml:space="preserve">budowę przepustów z rur </w:t>
      </w:r>
      <w:r w:rsidRPr="00F240ED">
        <w:rPr>
          <w:rFonts w:ascii="Arial" w:eastAsia="Arial" w:hAnsi="Arial" w:cs="Arial"/>
          <w:b/>
          <w:bCs/>
          <w:sz w:val="20"/>
          <w:szCs w:val="20"/>
          <w:rPrChange w:id="185" w:author="Marcin Walenciej (75524)" w:date="2026-03-21T09:10:00Z" w16du:dateUtc="2026-03-21T08:10:00Z">
            <w:rPr>
              <w:rFonts w:ascii="Arial" w:eastAsia="Arial" w:hAnsi="Arial" w:cs="Arial"/>
              <w:sz w:val="20"/>
              <w:szCs w:val="20"/>
            </w:rPr>
          </w:rPrChange>
        </w:rPr>
        <w:t>RHDPEp Ø</w:t>
      </w:r>
      <w:del w:id="186" w:author="Marcin Walenciej (75524)" w:date="2026-03-21T08:38:00Z" w16du:dateUtc="2026-03-21T07:38:00Z">
        <w:r w:rsidR="00675F58" w:rsidRPr="00F240ED" w:rsidDel="00906DF1">
          <w:rPr>
            <w:rFonts w:ascii="Arial" w:eastAsia="Arial" w:hAnsi="Arial" w:cs="Arial"/>
            <w:b/>
            <w:bCs/>
            <w:sz w:val="20"/>
            <w:szCs w:val="20"/>
            <w:rPrChange w:id="187" w:author="Marcin Walenciej (75524)" w:date="2026-03-21T09:10:00Z" w16du:dateUtc="2026-03-21T08:10:00Z">
              <w:rPr>
                <w:rFonts w:ascii="Arial" w:eastAsia="Arial" w:hAnsi="Arial" w:cs="Arial"/>
                <w:sz w:val="20"/>
                <w:szCs w:val="20"/>
              </w:rPr>
            </w:rPrChange>
          </w:rPr>
          <w:delText>……….</w:delText>
        </w:r>
        <w:r w:rsidRPr="00F240ED" w:rsidDel="00906DF1">
          <w:rPr>
            <w:rFonts w:ascii="Arial" w:eastAsia="Arial" w:hAnsi="Arial" w:cs="Arial"/>
            <w:b/>
            <w:bCs/>
            <w:sz w:val="20"/>
            <w:szCs w:val="20"/>
            <w:rPrChange w:id="188" w:author="Marcin Walenciej (75524)" w:date="2026-03-21T09:10:00Z" w16du:dateUtc="2026-03-21T08:10:00Z">
              <w:rPr>
                <w:rFonts w:ascii="Arial" w:eastAsia="Arial" w:hAnsi="Arial" w:cs="Arial"/>
                <w:sz w:val="20"/>
                <w:szCs w:val="20"/>
              </w:rPr>
            </w:rPrChange>
          </w:rPr>
          <w:delText xml:space="preserve"> </w:delText>
        </w:r>
      </w:del>
      <w:ins w:id="189" w:author="Marcin Walenciej (75524)" w:date="2026-03-21T08:38:00Z" w16du:dateUtc="2026-03-21T07:38:00Z">
        <w:r w:rsidR="00906DF1" w:rsidRPr="00F240ED">
          <w:rPr>
            <w:rFonts w:ascii="Arial" w:eastAsia="Arial" w:hAnsi="Arial" w:cs="Arial"/>
            <w:b/>
            <w:bCs/>
            <w:sz w:val="20"/>
            <w:szCs w:val="20"/>
            <w:rPrChange w:id="190" w:author="Marcin Walenciej (75524)" w:date="2026-03-21T09:10:00Z" w16du:dateUtc="2026-03-21T08:10:00Z">
              <w:rPr>
                <w:rFonts w:ascii="Arial" w:eastAsia="Arial" w:hAnsi="Arial" w:cs="Arial"/>
                <w:sz w:val="20"/>
                <w:szCs w:val="20"/>
              </w:rPr>
            </w:rPrChange>
          </w:rPr>
          <w:t xml:space="preserve">4 </w:t>
        </w:r>
      </w:ins>
      <w:r w:rsidRPr="00F240ED">
        <w:rPr>
          <w:rFonts w:ascii="Arial" w:eastAsia="Arial" w:hAnsi="Arial" w:cs="Arial"/>
          <w:b/>
          <w:bCs/>
          <w:sz w:val="20"/>
          <w:szCs w:val="20"/>
          <w:rPrChange w:id="191" w:author="Marcin Walenciej (75524)" w:date="2026-03-21T09:10:00Z" w16du:dateUtc="2026-03-21T08:10:00Z">
            <w:rPr>
              <w:rFonts w:ascii="Arial" w:eastAsia="Arial" w:hAnsi="Arial" w:cs="Arial"/>
              <w:sz w:val="20"/>
              <w:szCs w:val="20"/>
            </w:rPr>
          </w:rPrChange>
        </w:rPr>
        <w:t>-</w:t>
      </w:r>
      <w:ins w:id="192" w:author="Marcin Walenciej (75524)" w:date="2026-03-21T08:43:00Z" w16du:dateUtc="2026-03-21T07:43:00Z">
        <w:r w:rsidR="00906DF1" w:rsidRPr="00F240ED">
          <w:rPr>
            <w:rFonts w:ascii="Arial" w:eastAsia="Arial" w:hAnsi="Arial" w:cs="Arial"/>
            <w:b/>
            <w:bCs/>
            <w:sz w:val="20"/>
            <w:szCs w:val="20"/>
            <w:rPrChange w:id="193" w:author="Marcin Walenciej (75524)" w:date="2026-03-21T09:10:00Z" w16du:dateUtc="2026-03-21T08:10:00Z">
              <w:rPr>
                <w:rFonts w:ascii="Arial" w:eastAsia="Arial" w:hAnsi="Arial" w:cs="Arial"/>
                <w:sz w:val="20"/>
                <w:szCs w:val="20"/>
              </w:rPr>
            </w:rPrChange>
          </w:rPr>
          <w:t>270</w:t>
        </w:r>
      </w:ins>
      <w:ins w:id="194" w:author="Marcin Walenciej (75524)" w:date="2026-03-21T08:44:00Z" w16du:dateUtc="2026-03-21T07:44:00Z">
        <w:r w:rsidR="00906DF1" w:rsidRPr="00F240ED">
          <w:rPr>
            <w:rFonts w:ascii="Arial" w:eastAsia="Arial" w:hAnsi="Arial" w:cs="Arial"/>
            <w:b/>
            <w:bCs/>
            <w:sz w:val="20"/>
            <w:szCs w:val="20"/>
            <w:rPrChange w:id="195" w:author="Marcin Walenciej (75524)" w:date="2026-03-21T09:10:00Z" w16du:dateUtc="2026-03-21T08:10:00Z">
              <w:rPr>
                <w:rFonts w:ascii="Arial" w:eastAsia="Arial" w:hAnsi="Arial" w:cs="Arial"/>
                <w:sz w:val="20"/>
                <w:szCs w:val="20"/>
              </w:rPr>
            </w:rPrChange>
          </w:rPr>
          <w:t xml:space="preserve"> </w:t>
        </w:r>
      </w:ins>
      <w:del w:id="196" w:author="Marcin Walenciej (75524)" w:date="2026-03-21T08:43:00Z" w16du:dateUtc="2026-03-21T07:43:00Z">
        <w:r w:rsidR="00675F58" w:rsidRPr="00F240ED" w:rsidDel="00906DF1">
          <w:rPr>
            <w:rFonts w:ascii="Arial" w:eastAsia="Arial" w:hAnsi="Arial" w:cs="Arial"/>
            <w:b/>
            <w:bCs/>
            <w:sz w:val="20"/>
            <w:szCs w:val="20"/>
            <w:rPrChange w:id="197" w:author="Marcin Walenciej (75524)" w:date="2026-03-21T09:10:00Z" w16du:dateUtc="2026-03-21T08:10:00Z">
              <w:rPr>
                <w:rFonts w:ascii="Arial" w:eastAsia="Arial" w:hAnsi="Arial" w:cs="Arial"/>
                <w:sz w:val="20"/>
                <w:szCs w:val="20"/>
              </w:rPr>
            </w:rPrChange>
          </w:rPr>
          <w:delText xml:space="preserve"> ……</w:delText>
        </w:r>
      </w:del>
      <w:r w:rsidR="00675F58" w:rsidRPr="00F240ED">
        <w:rPr>
          <w:rFonts w:ascii="Arial" w:eastAsia="Arial" w:hAnsi="Arial" w:cs="Arial"/>
          <w:b/>
          <w:bCs/>
          <w:sz w:val="20"/>
          <w:szCs w:val="20"/>
          <w:rPrChange w:id="198" w:author="Marcin Walenciej (75524)" w:date="2026-03-21T09:10:00Z" w16du:dateUtc="2026-03-21T08:10:00Z">
            <w:rPr>
              <w:rFonts w:ascii="Arial" w:eastAsia="Arial" w:hAnsi="Arial" w:cs="Arial"/>
              <w:sz w:val="20"/>
              <w:szCs w:val="20"/>
            </w:rPr>
          </w:rPrChange>
        </w:rPr>
        <w:t>mb</w:t>
      </w:r>
    </w:p>
    <w:p w14:paraId="6EE563E7" w14:textId="351E4AF9" w:rsidR="0083518F" w:rsidRPr="00F240ED" w:rsidRDefault="0083518F">
      <w:pPr>
        <w:numPr>
          <w:ilvl w:val="0"/>
          <w:numId w:val="2"/>
        </w:numPr>
        <w:tabs>
          <w:tab w:val="left" w:pos="709"/>
        </w:tabs>
        <w:spacing w:before="100" w:beforeAutospacing="1" w:after="100" w:afterAutospacing="1"/>
        <w:ind w:left="340" w:firstLine="28"/>
        <w:rPr>
          <w:rFonts w:ascii="Arial" w:eastAsia="Symbol" w:hAnsi="Arial" w:cs="Arial"/>
          <w:b/>
          <w:bCs/>
          <w:sz w:val="20"/>
          <w:szCs w:val="20"/>
          <w:rPrChange w:id="199" w:author="Marcin Walenciej (75524)" w:date="2026-03-21T09:10:00Z" w16du:dateUtc="2026-03-21T08:10:00Z">
            <w:rPr>
              <w:rFonts w:ascii="Symbol" w:eastAsia="Symbol" w:hAnsi="Symbol" w:cs="Symbol"/>
              <w:sz w:val="20"/>
              <w:szCs w:val="20"/>
            </w:rPr>
          </w:rPrChange>
        </w:rPr>
        <w:pPrChange w:id="200" w:author="Marcin Walenciej (75524)" w:date="2026-03-21T09:09:00Z" w16du:dateUtc="2026-03-21T08:09:00Z">
          <w:pPr>
            <w:numPr>
              <w:numId w:val="2"/>
            </w:numPr>
            <w:tabs>
              <w:tab w:val="left" w:pos="709"/>
            </w:tabs>
            <w:spacing w:after="120"/>
            <w:ind w:left="340" w:firstLine="28"/>
          </w:pPr>
        </w:pPrChange>
      </w:pPr>
      <w:r w:rsidRPr="00F240ED">
        <w:rPr>
          <w:rFonts w:ascii="Arial" w:eastAsia="Arial" w:hAnsi="Arial" w:cs="Arial"/>
          <w:sz w:val="20"/>
          <w:szCs w:val="20"/>
        </w:rPr>
        <w:t>budow</w:t>
      </w:r>
      <w:r w:rsidR="001642FD" w:rsidRPr="00F240ED">
        <w:rPr>
          <w:rFonts w:ascii="Arial" w:eastAsia="Arial" w:hAnsi="Arial" w:cs="Arial"/>
          <w:sz w:val="20"/>
          <w:szCs w:val="20"/>
        </w:rPr>
        <w:t>ę</w:t>
      </w:r>
      <w:r w:rsidRPr="00F240ED">
        <w:rPr>
          <w:rFonts w:ascii="Arial" w:eastAsia="Arial" w:hAnsi="Arial" w:cs="Arial"/>
          <w:sz w:val="20"/>
          <w:szCs w:val="20"/>
        </w:rPr>
        <w:t xml:space="preserve"> zasobników kablowych </w:t>
      </w:r>
      <w:r w:rsidR="00675F58" w:rsidRPr="00F240ED">
        <w:rPr>
          <w:rFonts w:ascii="Arial" w:eastAsia="Arial" w:hAnsi="Arial" w:cs="Arial"/>
          <w:sz w:val="20"/>
          <w:szCs w:val="20"/>
        </w:rPr>
        <w:t xml:space="preserve">typu </w:t>
      </w:r>
      <w:ins w:id="201" w:author="Marcin Walenciej (75524)" w:date="2026-03-21T08:43:00Z" w16du:dateUtc="2026-03-21T07:43:00Z">
        <w:r w:rsidR="00906DF1" w:rsidRPr="00F240ED">
          <w:rPr>
            <w:rFonts w:ascii="Arial" w:eastAsia="Arial" w:hAnsi="Arial" w:cs="Arial"/>
            <w:b/>
            <w:bCs/>
            <w:sz w:val="20"/>
            <w:szCs w:val="20"/>
            <w:rPrChange w:id="202" w:author="Marcin Walenciej (75524)" w:date="2026-03-21T09:10:00Z" w16du:dateUtc="2026-03-21T08:10:00Z">
              <w:rPr>
                <w:rFonts w:ascii="Arial" w:eastAsia="Arial" w:hAnsi="Arial" w:cs="Arial"/>
                <w:sz w:val="20"/>
                <w:szCs w:val="20"/>
              </w:rPr>
            </w:rPrChange>
          </w:rPr>
          <w:t>ZK</w:t>
        </w:r>
      </w:ins>
      <w:del w:id="203" w:author="Marcin Walenciej (75524)" w:date="2026-03-21T08:43:00Z" w16du:dateUtc="2026-03-21T07:43:00Z">
        <w:r w:rsidR="00675F58" w:rsidRPr="00F240ED" w:rsidDel="00906DF1">
          <w:rPr>
            <w:rFonts w:ascii="Arial" w:eastAsia="Arial" w:hAnsi="Arial" w:cs="Arial"/>
            <w:b/>
            <w:bCs/>
            <w:sz w:val="20"/>
            <w:szCs w:val="20"/>
            <w:rPrChange w:id="204" w:author="Marcin Walenciej (75524)" w:date="2026-03-21T09:10:00Z" w16du:dateUtc="2026-03-21T08:10:00Z">
              <w:rPr>
                <w:rFonts w:ascii="Arial" w:eastAsia="Arial" w:hAnsi="Arial" w:cs="Arial"/>
                <w:sz w:val="20"/>
                <w:szCs w:val="20"/>
              </w:rPr>
            </w:rPrChange>
          </w:rPr>
          <w:delText>………..</w:delText>
        </w:r>
      </w:del>
      <w:r w:rsidR="00642AC5" w:rsidRPr="00F240ED">
        <w:rPr>
          <w:rFonts w:ascii="Arial" w:eastAsia="Arial" w:hAnsi="Arial" w:cs="Arial"/>
          <w:b/>
          <w:bCs/>
          <w:sz w:val="20"/>
          <w:szCs w:val="20"/>
          <w:rPrChange w:id="205" w:author="Marcin Walenciej (75524)" w:date="2026-03-21T09:10:00Z" w16du:dateUtc="2026-03-21T08:10:00Z">
            <w:rPr>
              <w:rFonts w:ascii="Arial" w:eastAsia="Arial" w:hAnsi="Arial" w:cs="Arial"/>
              <w:sz w:val="20"/>
              <w:szCs w:val="20"/>
            </w:rPr>
          </w:rPrChange>
        </w:rPr>
        <w:t xml:space="preserve"> </w:t>
      </w:r>
      <w:del w:id="206" w:author="Marcin Walenciej (75524)" w:date="2026-03-21T08:44:00Z" w16du:dateUtc="2026-03-21T07:44:00Z">
        <w:r w:rsidRPr="00F240ED" w:rsidDel="00906DF1">
          <w:rPr>
            <w:rFonts w:ascii="Arial" w:eastAsia="Arial" w:hAnsi="Arial" w:cs="Arial"/>
            <w:b/>
            <w:bCs/>
            <w:sz w:val="20"/>
            <w:szCs w:val="20"/>
            <w:rPrChange w:id="207" w:author="Marcin Walenciej (75524)" w:date="2026-03-21T09:10:00Z" w16du:dateUtc="2026-03-21T08:10:00Z">
              <w:rPr>
                <w:rFonts w:ascii="Arial" w:eastAsia="Arial" w:hAnsi="Arial" w:cs="Arial"/>
                <w:sz w:val="20"/>
                <w:szCs w:val="20"/>
              </w:rPr>
            </w:rPrChange>
          </w:rPr>
          <w:delText>-</w:delText>
        </w:r>
      </w:del>
      <w:ins w:id="208" w:author="Marcin Walenciej (75524)" w:date="2026-03-21T08:44:00Z" w16du:dateUtc="2026-03-21T07:44:00Z">
        <w:r w:rsidR="00906DF1" w:rsidRPr="00F240ED">
          <w:rPr>
            <w:rFonts w:ascii="Arial" w:eastAsia="Arial" w:hAnsi="Arial" w:cs="Arial"/>
            <w:b/>
            <w:bCs/>
            <w:sz w:val="20"/>
            <w:szCs w:val="20"/>
            <w:rPrChange w:id="209" w:author="Marcin Walenciej (75524)" w:date="2026-03-21T09:10:00Z" w16du:dateUtc="2026-03-21T08:10:00Z">
              <w:rPr>
                <w:rFonts w:ascii="Arial" w:eastAsia="Arial" w:hAnsi="Arial" w:cs="Arial"/>
                <w:sz w:val="20"/>
                <w:szCs w:val="20"/>
              </w:rPr>
            </w:rPrChange>
          </w:rPr>
          <w:t xml:space="preserve">– 9 </w:t>
        </w:r>
      </w:ins>
      <w:del w:id="210" w:author="Marcin Walenciej (75524)" w:date="2026-03-21T08:43:00Z" w16du:dateUtc="2026-03-21T07:43:00Z">
        <w:r w:rsidR="00675F58" w:rsidRPr="00F240ED" w:rsidDel="00906DF1">
          <w:rPr>
            <w:rFonts w:ascii="Arial" w:eastAsia="Arial" w:hAnsi="Arial" w:cs="Arial"/>
            <w:b/>
            <w:bCs/>
            <w:sz w:val="20"/>
            <w:szCs w:val="20"/>
            <w:rPrChange w:id="211" w:author="Marcin Walenciej (75524)" w:date="2026-03-21T09:10:00Z" w16du:dateUtc="2026-03-21T08:10:00Z">
              <w:rPr>
                <w:rFonts w:ascii="Arial" w:eastAsia="Arial" w:hAnsi="Arial" w:cs="Arial"/>
                <w:sz w:val="20"/>
                <w:szCs w:val="20"/>
              </w:rPr>
            </w:rPrChange>
          </w:rPr>
          <w:delText xml:space="preserve"> ……….</w:delText>
        </w:r>
      </w:del>
      <w:r w:rsidR="00675F58" w:rsidRPr="00F240ED">
        <w:rPr>
          <w:rFonts w:ascii="Arial" w:eastAsia="Arial" w:hAnsi="Arial" w:cs="Arial"/>
          <w:b/>
          <w:bCs/>
          <w:sz w:val="20"/>
          <w:szCs w:val="20"/>
          <w:rPrChange w:id="212" w:author="Marcin Walenciej (75524)" w:date="2026-03-21T09:10:00Z" w16du:dateUtc="2026-03-21T08:10:00Z">
            <w:rPr>
              <w:rFonts w:ascii="Arial" w:eastAsia="Arial" w:hAnsi="Arial" w:cs="Arial"/>
              <w:sz w:val="20"/>
              <w:szCs w:val="20"/>
            </w:rPr>
          </w:rPrChange>
        </w:rPr>
        <w:t>szt.</w:t>
      </w:r>
    </w:p>
    <w:p w14:paraId="713694D1" w14:textId="30E8086B" w:rsidR="0083518F" w:rsidRPr="00F240ED" w:rsidRDefault="0083518F">
      <w:pPr>
        <w:numPr>
          <w:ilvl w:val="0"/>
          <w:numId w:val="2"/>
        </w:numPr>
        <w:tabs>
          <w:tab w:val="left" w:pos="709"/>
        </w:tabs>
        <w:spacing w:before="100" w:beforeAutospacing="1" w:after="100" w:afterAutospacing="1"/>
        <w:ind w:left="340" w:firstLine="28"/>
        <w:rPr>
          <w:rFonts w:ascii="Arial" w:eastAsia="Symbol" w:hAnsi="Arial" w:cs="Arial"/>
          <w:b/>
          <w:bCs/>
          <w:sz w:val="20"/>
          <w:szCs w:val="20"/>
          <w:rPrChange w:id="213" w:author="Marcin Walenciej (75524)" w:date="2026-03-21T09:10:00Z" w16du:dateUtc="2026-03-21T08:10:00Z">
            <w:rPr>
              <w:rFonts w:ascii="Symbol" w:eastAsia="Symbol" w:hAnsi="Symbol" w:cs="Symbol"/>
              <w:sz w:val="20"/>
              <w:szCs w:val="20"/>
            </w:rPr>
          </w:rPrChange>
        </w:rPr>
        <w:pPrChange w:id="214" w:author="Marcin Walenciej (75524)" w:date="2026-03-21T09:09:00Z" w16du:dateUtc="2026-03-21T08:09:00Z">
          <w:pPr>
            <w:numPr>
              <w:numId w:val="2"/>
            </w:numPr>
            <w:tabs>
              <w:tab w:val="left" w:pos="709"/>
            </w:tabs>
            <w:spacing w:after="120"/>
            <w:ind w:left="340" w:firstLine="28"/>
          </w:pPr>
        </w:pPrChange>
      </w:pPr>
      <w:r w:rsidRPr="00F240ED">
        <w:rPr>
          <w:rFonts w:ascii="Arial" w:eastAsia="Arial" w:hAnsi="Arial" w:cs="Arial"/>
          <w:sz w:val="20"/>
          <w:szCs w:val="20"/>
        </w:rPr>
        <w:t>montaż osłon złączowych (muf kablowych)</w:t>
      </w:r>
      <w:r w:rsidR="00642AC5" w:rsidRPr="00F240ED">
        <w:rPr>
          <w:rFonts w:ascii="Arial" w:eastAsia="Arial" w:hAnsi="Arial" w:cs="Arial"/>
          <w:sz w:val="20"/>
          <w:szCs w:val="20"/>
        </w:rPr>
        <w:t xml:space="preserve"> </w:t>
      </w:r>
      <w:del w:id="215" w:author="Marcin Walenciej (75524)" w:date="2026-03-21T08:52:00Z" w16du:dateUtc="2026-03-21T07:52:00Z">
        <w:r w:rsidRPr="00F240ED" w:rsidDel="00906DF1">
          <w:rPr>
            <w:rFonts w:ascii="Arial" w:eastAsia="Arial" w:hAnsi="Arial" w:cs="Arial"/>
            <w:sz w:val="20"/>
            <w:szCs w:val="20"/>
          </w:rPr>
          <w:delText>-</w:delText>
        </w:r>
      </w:del>
      <w:ins w:id="216" w:author="Marcin Walenciej (75524)" w:date="2026-03-21T08:52:00Z" w16du:dateUtc="2026-03-21T07:52:00Z">
        <w:r w:rsidR="00906DF1" w:rsidRPr="00F240ED">
          <w:rPr>
            <w:rFonts w:ascii="Arial" w:eastAsia="Arial" w:hAnsi="Arial" w:cs="Arial"/>
            <w:sz w:val="20"/>
            <w:szCs w:val="20"/>
          </w:rPr>
          <w:t xml:space="preserve">– </w:t>
        </w:r>
        <w:r w:rsidR="00906DF1" w:rsidRPr="00F240ED">
          <w:rPr>
            <w:rFonts w:ascii="Arial" w:eastAsia="Arial" w:hAnsi="Arial" w:cs="Arial"/>
            <w:b/>
            <w:bCs/>
            <w:sz w:val="20"/>
            <w:szCs w:val="20"/>
            <w:rPrChange w:id="217" w:author="Marcin Walenciej (75524)" w:date="2026-03-21T09:10:00Z" w16du:dateUtc="2026-03-21T08:10:00Z">
              <w:rPr>
                <w:rFonts w:ascii="Arial" w:eastAsia="Arial" w:hAnsi="Arial" w:cs="Arial"/>
                <w:sz w:val="20"/>
                <w:szCs w:val="20"/>
              </w:rPr>
            </w:rPrChange>
          </w:rPr>
          <w:t xml:space="preserve">6 </w:t>
        </w:r>
      </w:ins>
      <w:del w:id="218" w:author="Marcin Walenciej (75524)" w:date="2026-03-21T08:52:00Z" w16du:dateUtc="2026-03-21T07:52:00Z">
        <w:r w:rsidR="00675F58" w:rsidRPr="00F240ED" w:rsidDel="00906DF1">
          <w:rPr>
            <w:rFonts w:ascii="Arial" w:eastAsia="Arial" w:hAnsi="Arial" w:cs="Arial"/>
            <w:b/>
            <w:bCs/>
            <w:sz w:val="20"/>
            <w:szCs w:val="20"/>
            <w:rPrChange w:id="219" w:author="Marcin Walenciej (75524)" w:date="2026-03-21T09:10:00Z" w16du:dateUtc="2026-03-21T08:10:00Z">
              <w:rPr>
                <w:rFonts w:ascii="Arial" w:eastAsia="Arial" w:hAnsi="Arial" w:cs="Arial"/>
                <w:sz w:val="20"/>
                <w:szCs w:val="20"/>
              </w:rPr>
            </w:rPrChange>
          </w:rPr>
          <w:delText xml:space="preserve"> ……..</w:delText>
        </w:r>
      </w:del>
      <w:r w:rsidR="00675F58" w:rsidRPr="00F240ED">
        <w:rPr>
          <w:rFonts w:ascii="Arial" w:eastAsia="Arial" w:hAnsi="Arial" w:cs="Arial"/>
          <w:b/>
          <w:bCs/>
          <w:sz w:val="20"/>
          <w:szCs w:val="20"/>
          <w:rPrChange w:id="220" w:author="Marcin Walenciej (75524)" w:date="2026-03-21T09:10:00Z" w16du:dateUtc="2026-03-21T08:10:00Z">
            <w:rPr>
              <w:rFonts w:ascii="Arial" w:eastAsia="Arial" w:hAnsi="Arial" w:cs="Arial"/>
              <w:sz w:val="20"/>
              <w:szCs w:val="20"/>
            </w:rPr>
          </w:rPrChange>
        </w:rPr>
        <w:t>szt.</w:t>
      </w:r>
    </w:p>
    <w:p w14:paraId="55F81886" w14:textId="4CC69154" w:rsidR="0083518F" w:rsidRPr="00F240ED" w:rsidRDefault="0083518F">
      <w:pPr>
        <w:numPr>
          <w:ilvl w:val="0"/>
          <w:numId w:val="2"/>
        </w:numPr>
        <w:tabs>
          <w:tab w:val="left" w:pos="709"/>
        </w:tabs>
        <w:spacing w:before="100" w:beforeAutospacing="1" w:after="100" w:afterAutospacing="1"/>
        <w:ind w:left="340" w:firstLine="28"/>
        <w:rPr>
          <w:rFonts w:ascii="Arial" w:eastAsia="Symbol" w:hAnsi="Arial" w:cs="Arial"/>
          <w:b/>
          <w:bCs/>
          <w:sz w:val="20"/>
          <w:szCs w:val="20"/>
          <w:rPrChange w:id="221" w:author="Marcin Walenciej (75524)" w:date="2026-03-21T09:10:00Z" w16du:dateUtc="2026-03-21T08:10:00Z">
            <w:rPr>
              <w:rFonts w:ascii="Symbol" w:eastAsia="Symbol" w:hAnsi="Symbol" w:cs="Symbol"/>
              <w:sz w:val="20"/>
              <w:szCs w:val="20"/>
            </w:rPr>
          </w:rPrChange>
        </w:rPr>
        <w:pPrChange w:id="222" w:author="Marcin Walenciej (75524)" w:date="2026-03-21T09:09:00Z" w16du:dateUtc="2026-03-21T08:09:00Z">
          <w:pPr>
            <w:numPr>
              <w:numId w:val="2"/>
            </w:numPr>
            <w:tabs>
              <w:tab w:val="left" w:pos="709"/>
            </w:tabs>
            <w:spacing w:after="120"/>
            <w:ind w:left="340" w:firstLine="28"/>
          </w:pPr>
        </w:pPrChange>
      </w:pPr>
      <w:r w:rsidRPr="00F240ED">
        <w:rPr>
          <w:rFonts w:ascii="Arial" w:eastAsia="Arial" w:hAnsi="Arial" w:cs="Arial"/>
          <w:sz w:val="20"/>
          <w:szCs w:val="20"/>
        </w:rPr>
        <w:t xml:space="preserve">montaż stelaży zapasu </w:t>
      </w:r>
      <w:del w:id="223" w:author="Marcin Walenciej (75524)" w:date="2026-03-21T08:53:00Z" w16du:dateUtc="2026-03-21T07:53:00Z">
        <w:r w:rsidR="00642AC5" w:rsidRPr="00F240ED" w:rsidDel="00E90DEB">
          <w:rPr>
            <w:rFonts w:ascii="Arial" w:eastAsia="Arial" w:hAnsi="Arial" w:cs="Arial"/>
            <w:sz w:val="20"/>
            <w:szCs w:val="20"/>
          </w:rPr>
          <w:delText>-</w:delText>
        </w:r>
      </w:del>
      <w:ins w:id="224" w:author="Marcin Walenciej (75524)" w:date="2026-03-21T08:53:00Z" w16du:dateUtc="2026-03-21T07:53:00Z">
        <w:r w:rsidR="00E90DEB" w:rsidRPr="00F240ED">
          <w:rPr>
            <w:rFonts w:ascii="Arial" w:eastAsia="Arial" w:hAnsi="Arial" w:cs="Arial"/>
            <w:sz w:val="20"/>
            <w:szCs w:val="20"/>
          </w:rPr>
          <w:t>–</w:t>
        </w:r>
      </w:ins>
      <w:r w:rsidRPr="00F240ED">
        <w:rPr>
          <w:rFonts w:ascii="Arial" w:eastAsia="Arial" w:hAnsi="Arial" w:cs="Arial"/>
          <w:sz w:val="20"/>
          <w:szCs w:val="20"/>
        </w:rPr>
        <w:t xml:space="preserve"> </w:t>
      </w:r>
      <w:ins w:id="225" w:author="Marcin Walenciej (75524)" w:date="2026-03-21T08:53:00Z" w16du:dateUtc="2026-03-21T07:53:00Z">
        <w:r w:rsidR="00E90DEB" w:rsidRPr="00F240ED">
          <w:rPr>
            <w:rFonts w:ascii="Arial" w:eastAsia="Arial" w:hAnsi="Arial" w:cs="Arial"/>
            <w:b/>
            <w:bCs/>
            <w:sz w:val="20"/>
            <w:szCs w:val="20"/>
            <w:rPrChange w:id="226" w:author="Marcin Walenciej (75524)" w:date="2026-03-21T09:10:00Z" w16du:dateUtc="2026-03-21T08:10:00Z">
              <w:rPr>
                <w:rFonts w:ascii="Arial" w:eastAsia="Arial" w:hAnsi="Arial" w:cs="Arial"/>
                <w:sz w:val="20"/>
                <w:szCs w:val="20"/>
              </w:rPr>
            </w:rPrChange>
          </w:rPr>
          <w:t xml:space="preserve">15 </w:t>
        </w:r>
      </w:ins>
      <w:del w:id="227" w:author="Marcin Walenciej (75524)" w:date="2026-03-21T08:53:00Z" w16du:dateUtc="2026-03-21T07:53:00Z">
        <w:r w:rsidR="00675F58" w:rsidRPr="00F240ED" w:rsidDel="00E90DEB">
          <w:rPr>
            <w:rFonts w:ascii="Arial" w:eastAsia="Arial" w:hAnsi="Arial" w:cs="Arial"/>
            <w:b/>
            <w:bCs/>
            <w:sz w:val="20"/>
            <w:szCs w:val="20"/>
            <w:rPrChange w:id="228" w:author="Marcin Walenciej (75524)" w:date="2026-03-21T09:10:00Z" w16du:dateUtc="2026-03-21T08:10:00Z">
              <w:rPr>
                <w:rFonts w:ascii="Arial" w:eastAsia="Arial" w:hAnsi="Arial" w:cs="Arial"/>
                <w:sz w:val="20"/>
                <w:szCs w:val="20"/>
              </w:rPr>
            </w:rPrChange>
          </w:rPr>
          <w:delText xml:space="preserve"> …..</w:delText>
        </w:r>
      </w:del>
      <w:r w:rsidR="00675F58" w:rsidRPr="00F240ED">
        <w:rPr>
          <w:rFonts w:ascii="Arial" w:eastAsia="Arial" w:hAnsi="Arial" w:cs="Arial"/>
          <w:b/>
          <w:bCs/>
          <w:sz w:val="20"/>
          <w:szCs w:val="20"/>
          <w:rPrChange w:id="229" w:author="Marcin Walenciej (75524)" w:date="2026-03-21T09:10:00Z" w16du:dateUtc="2026-03-21T08:10:00Z">
            <w:rPr>
              <w:rFonts w:ascii="Arial" w:eastAsia="Arial" w:hAnsi="Arial" w:cs="Arial"/>
              <w:sz w:val="20"/>
              <w:szCs w:val="20"/>
            </w:rPr>
          </w:rPrChange>
        </w:rPr>
        <w:t>szt.</w:t>
      </w:r>
    </w:p>
    <w:p w14:paraId="29D1BD99" w14:textId="187954BF" w:rsidR="00DA056F" w:rsidRPr="00F240ED" w:rsidRDefault="00DA056F">
      <w:pPr>
        <w:numPr>
          <w:ilvl w:val="0"/>
          <w:numId w:val="2"/>
        </w:numPr>
        <w:tabs>
          <w:tab w:val="left" w:pos="709"/>
        </w:tabs>
        <w:spacing w:before="100" w:beforeAutospacing="1" w:after="100" w:afterAutospacing="1"/>
        <w:ind w:left="340" w:firstLine="28"/>
        <w:rPr>
          <w:rFonts w:ascii="Arial" w:eastAsia="Symbol" w:hAnsi="Arial" w:cs="Arial"/>
          <w:b/>
          <w:bCs/>
          <w:sz w:val="20"/>
          <w:szCs w:val="20"/>
          <w:rPrChange w:id="230" w:author="Marcin Walenciej (75524)" w:date="2026-03-21T09:10:00Z" w16du:dateUtc="2026-03-21T08:10:00Z">
            <w:rPr>
              <w:rFonts w:ascii="Symbol" w:eastAsia="Symbol" w:hAnsi="Symbol" w:cs="Symbol"/>
              <w:sz w:val="20"/>
              <w:szCs w:val="20"/>
            </w:rPr>
          </w:rPrChange>
        </w:rPr>
        <w:pPrChange w:id="231" w:author="Marcin Walenciej (75524)" w:date="2026-03-21T09:09:00Z" w16du:dateUtc="2026-03-21T08:09:00Z">
          <w:pPr>
            <w:numPr>
              <w:numId w:val="2"/>
            </w:numPr>
            <w:tabs>
              <w:tab w:val="left" w:pos="709"/>
            </w:tabs>
            <w:spacing w:after="120"/>
            <w:ind w:left="340" w:firstLine="28"/>
          </w:pPr>
        </w:pPrChange>
      </w:pPr>
      <w:r w:rsidRPr="00F240ED">
        <w:rPr>
          <w:rFonts w:ascii="Arial" w:eastAsia="Arial" w:hAnsi="Arial" w:cs="Arial"/>
          <w:sz w:val="20"/>
          <w:szCs w:val="20"/>
        </w:rPr>
        <w:t xml:space="preserve">montaż skrzynek zapasu </w:t>
      </w:r>
      <w:del w:id="232" w:author="Marcin Walenciej (75524)" w:date="2026-03-21T08:53:00Z" w16du:dateUtc="2026-03-21T07:53:00Z">
        <w:r w:rsidRPr="00F240ED" w:rsidDel="00E90DEB">
          <w:rPr>
            <w:rFonts w:ascii="Arial" w:eastAsia="Arial" w:hAnsi="Arial" w:cs="Arial"/>
            <w:b/>
            <w:bCs/>
            <w:sz w:val="20"/>
            <w:szCs w:val="20"/>
            <w:rPrChange w:id="233" w:author="Marcin Walenciej (75524)" w:date="2026-03-21T09:10:00Z" w16du:dateUtc="2026-03-21T08:10:00Z">
              <w:rPr>
                <w:rFonts w:ascii="Arial" w:eastAsia="Arial" w:hAnsi="Arial" w:cs="Arial"/>
                <w:sz w:val="20"/>
                <w:szCs w:val="20"/>
              </w:rPr>
            </w:rPrChange>
          </w:rPr>
          <w:delText>-</w:delText>
        </w:r>
      </w:del>
      <w:ins w:id="234" w:author="Marcin Walenciej (75524)" w:date="2026-03-21T08:53:00Z" w16du:dateUtc="2026-03-21T07:53:00Z">
        <w:r w:rsidR="00E90DEB" w:rsidRPr="00F240ED">
          <w:rPr>
            <w:rFonts w:ascii="Arial" w:eastAsia="Arial" w:hAnsi="Arial" w:cs="Arial"/>
            <w:b/>
            <w:bCs/>
            <w:sz w:val="20"/>
            <w:szCs w:val="20"/>
            <w:rPrChange w:id="235" w:author="Marcin Walenciej (75524)" w:date="2026-03-21T09:10:00Z" w16du:dateUtc="2026-03-21T08:10:00Z">
              <w:rPr>
                <w:rFonts w:ascii="Arial" w:eastAsia="Arial" w:hAnsi="Arial" w:cs="Arial"/>
                <w:sz w:val="20"/>
                <w:szCs w:val="20"/>
              </w:rPr>
            </w:rPrChange>
          </w:rPr>
          <w:t>–</w:t>
        </w:r>
      </w:ins>
      <w:r w:rsidR="00E34D62" w:rsidRPr="00F240ED">
        <w:rPr>
          <w:rFonts w:ascii="Arial" w:eastAsia="Arial" w:hAnsi="Arial" w:cs="Arial"/>
          <w:b/>
          <w:bCs/>
          <w:sz w:val="20"/>
          <w:szCs w:val="20"/>
          <w:rPrChange w:id="236" w:author="Marcin Walenciej (75524)" w:date="2026-03-21T09:10:00Z" w16du:dateUtc="2026-03-21T08:10:00Z">
            <w:rPr>
              <w:rFonts w:ascii="Arial" w:eastAsia="Arial" w:hAnsi="Arial" w:cs="Arial"/>
              <w:sz w:val="20"/>
              <w:szCs w:val="20"/>
            </w:rPr>
          </w:rPrChange>
        </w:rPr>
        <w:t xml:space="preserve"> </w:t>
      </w:r>
      <w:ins w:id="237" w:author="Marcin Walenciej (75524)" w:date="2026-03-21T08:53:00Z" w16du:dateUtc="2026-03-21T07:53:00Z">
        <w:r w:rsidR="00E90DEB" w:rsidRPr="00F240ED">
          <w:rPr>
            <w:rFonts w:ascii="Arial" w:eastAsia="Arial" w:hAnsi="Arial" w:cs="Arial"/>
            <w:b/>
            <w:bCs/>
            <w:sz w:val="20"/>
            <w:szCs w:val="20"/>
            <w:rPrChange w:id="238" w:author="Marcin Walenciej (75524)" w:date="2026-03-21T09:10:00Z" w16du:dateUtc="2026-03-21T08:10:00Z">
              <w:rPr>
                <w:rFonts w:ascii="Arial" w:eastAsia="Arial" w:hAnsi="Arial" w:cs="Arial"/>
                <w:sz w:val="20"/>
                <w:szCs w:val="20"/>
              </w:rPr>
            </w:rPrChange>
          </w:rPr>
          <w:t xml:space="preserve">3 </w:t>
        </w:r>
      </w:ins>
      <w:del w:id="239" w:author="Marcin Walenciej (75524)" w:date="2026-03-21T08:53:00Z" w16du:dateUtc="2026-03-21T07:53:00Z">
        <w:r w:rsidR="00675F58" w:rsidRPr="00F240ED" w:rsidDel="00E90DEB">
          <w:rPr>
            <w:rFonts w:ascii="Arial" w:eastAsia="Arial" w:hAnsi="Arial" w:cs="Arial"/>
            <w:b/>
            <w:bCs/>
            <w:sz w:val="20"/>
            <w:szCs w:val="20"/>
            <w:rPrChange w:id="240" w:author="Marcin Walenciej (75524)" w:date="2026-03-21T09:10:00Z" w16du:dateUtc="2026-03-21T08:10:00Z">
              <w:rPr>
                <w:rFonts w:ascii="Arial" w:eastAsia="Arial" w:hAnsi="Arial" w:cs="Arial"/>
                <w:sz w:val="20"/>
                <w:szCs w:val="20"/>
              </w:rPr>
            </w:rPrChange>
          </w:rPr>
          <w:delText>…..</w:delText>
        </w:r>
      </w:del>
      <w:r w:rsidR="00675F58" w:rsidRPr="00F240ED">
        <w:rPr>
          <w:rFonts w:ascii="Arial" w:eastAsia="Arial" w:hAnsi="Arial" w:cs="Arial"/>
          <w:b/>
          <w:bCs/>
          <w:sz w:val="20"/>
          <w:szCs w:val="20"/>
          <w:rPrChange w:id="241" w:author="Marcin Walenciej (75524)" w:date="2026-03-21T09:10:00Z" w16du:dateUtc="2026-03-21T08:10:00Z">
            <w:rPr>
              <w:rFonts w:ascii="Arial" w:eastAsia="Arial" w:hAnsi="Arial" w:cs="Arial"/>
              <w:sz w:val="20"/>
              <w:szCs w:val="20"/>
            </w:rPr>
          </w:rPrChange>
        </w:rPr>
        <w:t>szt.</w:t>
      </w:r>
    </w:p>
    <w:p w14:paraId="6E636627" w14:textId="5DA4F22C" w:rsidR="001205F3" w:rsidRPr="00F240ED" w:rsidRDefault="001205F3">
      <w:pPr>
        <w:numPr>
          <w:ilvl w:val="0"/>
          <w:numId w:val="2"/>
        </w:numPr>
        <w:tabs>
          <w:tab w:val="left" w:pos="709"/>
        </w:tabs>
        <w:spacing w:before="100" w:beforeAutospacing="1" w:after="100" w:afterAutospacing="1"/>
        <w:ind w:left="340" w:firstLine="28"/>
        <w:rPr>
          <w:rFonts w:ascii="Arial" w:eastAsia="Symbol" w:hAnsi="Arial" w:cs="Arial"/>
          <w:b/>
          <w:bCs/>
          <w:sz w:val="20"/>
          <w:szCs w:val="20"/>
          <w:rPrChange w:id="242" w:author="Marcin Walenciej (75524)" w:date="2026-03-21T09:10:00Z" w16du:dateUtc="2026-03-21T08:10:00Z">
            <w:rPr>
              <w:rFonts w:ascii="Symbol" w:eastAsia="Symbol" w:hAnsi="Symbol" w:cs="Symbol"/>
              <w:sz w:val="20"/>
              <w:szCs w:val="20"/>
            </w:rPr>
          </w:rPrChange>
        </w:rPr>
        <w:pPrChange w:id="243" w:author="Marcin Walenciej (75524)" w:date="2026-03-21T09:09:00Z" w16du:dateUtc="2026-03-21T08:09:00Z">
          <w:pPr>
            <w:numPr>
              <w:numId w:val="2"/>
            </w:numPr>
            <w:tabs>
              <w:tab w:val="left" w:pos="709"/>
            </w:tabs>
            <w:spacing w:after="120"/>
            <w:ind w:left="340" w:firstLine="28"/>
          </w:pPr>
        </w:pPrChange>
      </w:pPr>
      <w:r w:rsidRPr="00F240ED">
        <w:rPr>
          <w:rFonts w:ascii="Arial" w:eastAsia="Arial" w:hAnsi="Arial" w:cs="Arial"/>
          <w:sz w:val="20"/>
          <w:szCs w:val="20"/>
        </w:rPr>
        <w:t xml:space="preserve">montaż zewnętrznych szaf teleinformatycznych </w:t>
      </w:r>
      <w:r w:rsidRPr="00F240ED">
        <w:rPr>
          <w:rFonts w:ascii="Arial" w:eastAsia="Arial" w:hAnsi="Arial" w:cs="Arial"/>
          <w:b/>
          <w:bCs/>
          <w:sz w:val="20"/>
          <w:szCs w:val="20"/>
          <w:rPrChange w:id="244" w:author="Marcin Walenciej (75524)" w:date="2026-03-21T09:10:00Z" w16du:dateUtc="2026-03-21T08:10:00Z">
            <w:rPr>
              <w:rFonts w:ascii="Arial" w:eastAsia="Arial" w:hAnsi="Arial" w:cs="Arial"/>
              <w:sz w:val="20"/>
              <w:szCs w:val="20"/>
            </w:rPr>
          </w:rPrChange>
        </w:rPr>
        <w:t xml:space="preserve">RACK </w:t>
      </w:r>
      <w:del w:id="245" w:author="Marcin Walenciej (75524)" w:date="2026-03-21T08:53:00Z" w16du:dateUtc="2026-03-21T07:53:00Z">
        <w:r w:rsidRPr="00F240ED" w:rsidDel="00E90DEB">
          <w:rPr>
            <w:rFonts w:ascii="Arial" w:eastAsia="Arial" w:hAnsi="Arial" w:cs="Arial"/>
            <w:b/>
            <w:bCs/>
            <w:sz w:val="20"/>
            <w:szCs w:val="20"/>
            <w:rPrChange w:id="246" w:author="Marcin Walenciej (75524)" w:date="2026-03-21T09:10:00Z" w16du:dateUtc="2026-03-21T08:10:00Z">
              <w:rPr>
                <w:rFonts w:ascii="Arial" w:eastAsia="Arial" w:hAnsi="Arial" w:cs="Arial"/>
                <w:sz w:val="20"/>
                <w:szCs w:val="20"/>
              </w:rPr>
            </w:rPrChange>
          </w:rPr>
          <w:delText>-</w:delText>
        </w:r>
      </w:del>
      <w:ins w:id="247" w:author="Marcin Walenciej (75524)" w:date="2026-03-21T08:53:00Z" w16du:dateUtc="2026-03-21T07:53:00Z">
        <w:r w:rsidR="00E90DEB" w:rsidRPr="00F240ED">
          <w:rPr>
            <w:rFonts w:ascii="Arial" w:eastAsia="Arial" w:hAnsi="Arial" w:cs="Arial"/>
            <w:b/>
            <w:bCs/>
            <w:sz w:val="20"/>
            <w:szCs w:val="20"/>
            <w:rPrChange w:id="248" w:author="Marcin Walenciej (75524)" w:date="2026-03-21T09:10:00Z" w16du:dateUtc="2026-03-21T08:10:00Z">
              <w:rPr>
                <w:rFonts w:ascii="Arial" w:eastAsia="Arial" w:hAnsi="Arial" w:cs="Arial"/>
                <w:sz w:val="20"/>
                <w:szCs w:val="20"/>
              </w:rPr>
            </w:rPrChange>
          </w:rPr>
          <w:t>–</w:t>
        </w:r>
      </w:ins>
      <w:r w:rsidRPr="00F240ED">
        <w:rPr>
          <w:rFonts w:ascii="Arial" w:eastAsia="Arial" w:hAnsi="Arial" w:cs="Arial"/>
          <w:b/>
          <w:bCs/>
          <w:sz w:val="20"/>
          <w:szCs w:val="20"/>
          <w:rPrChange w:id="249" w:author="Marcin Walenciej (75524)" w:date="2026-03-21T09:10:00Z" w16du:dateUtc="2026-03-21T08:10:00Z">
            <w:rPr>
              <w:rFonts w:ascii="Arial" w:eastAsia="Arial" w:hAnsi="Arial" w:cs="Arial"/>
              <w:sz w:val="20"/>
              <w:szCs w:val="20"/>
            </w:rPr>
          </w:rPrChange>
        </w:rPr>
        <w:t xml:space="preserve"> </w:t>
      </w:r>
      <w:ins w:id="250" w:author="Marcin Walenciej (75524)" w:date="2026-03-21T08:53:00Z" w16du:dateUtc="2026-03-21T07:53:00Z">
        <w:r w:rsidR="00E90DEB" w:rsidRPr="00F240ED">
          <w:rPr>
            <w:rFonts w:ascii="Arial" w:eastAsia="Arial" w:hAnsi="Arial" w:cs="Arial"/>
            <w:b/>
            <w:bCs/>
            <w:sz w:val="20"/>
            <w:szCs w:val="20"/>
            <w:rPrChange w:id="251" w:author="Marcin Walenciej (75524)" w:date="2026-03-21T09:10:00Z" w16du:dateUtc="2026-03-21T08:10:00Z">
              <w:rPr>
                <w:rFonts w:ascii="Arial" w:eastAsia="Arial" w:hAnsi="Arial" w:cs="Arial"/>
                <w:sz w:val="20"/>
                <w:szCs w:val="20"/>
              </w:rPr>
            </w:rPrChange>
          </w:rPr>
          <w:t xml:space="preserve">2 </w:t>
        </w:r>
      </w:ins>
      <w:del w:id="252" w:author="Marcin Walenciej (75524)" w:date="2026-03-21T08:53:00Z" w16du:dateUtc="2026-03-21T07:53:00Z">
        <w:r w:rsidR="00675F58" w:rsidRPr="00F240ED" w:rsidDel="00E90DEB">
          <w:rPr>
            <w:rFonts w:ascii="Arial" w:eastAsia="Arial" w:hAnsi="Arial" w:cs="Arial"/>
            <w:b/>
            <w:bCs/>
            <w:sz w:val="20"/>
            <w:szCs w:val="20"/>
            <w:rPrChange w:id="253" w:author="Marcin Walenciej (75524)" w:date="2026-03-21T09:10:00Z" w16du:dateUtc="2026-03-21T08:10:00Z">
              <w:rPr>
                <w:rFonts w:ascii="Arial" w:eastAsia="Arial" w:hAnsi="Arial" w:cs="Arial"/>
                <w:sz w:val="20"/>
                <w:szCs w:val="20"/>
              </w:rPr>
            </w:rPrChange>
          </w:rPr>
          <w:delText>…..</w:delText>
        </w:r>
      </w:del>
      <w:r w:rsidR="00675F58" w:rsidRPr="00F240ED">
        <w:rPr>
          <w:rFonts w:ascii="Arial" w:eastAsia="Arial" w:hAnsi="Arial" w:cs="Arial"/>
          <w:b/>
          <w:bCs/>
          <w:sz w:val="20"/>
          <w:szCs w:val="20"/>
          <w:rPrChange w:id="254" w:author="Marcin Walenciej (75524)" w:date="2026-03-21T09:10:00Z" w16du:dateUtc="2026-03-21T08:10:00Z">
            <w:rPr>
              <w:rFonts w:ascii="Arial" w:eastAsia="Arial" w:hAnsi="Arial" w:cs="Arial"/>
              <w:sz w:val="20"/>
              <w:szCs w:val="20"/>
            </w:rPr>
          </w:rPrChange>
        </w:rPr>
        <w:t>szt.</w:t>
      </w:r>
    </w:p>
    <w:p w14:paraId="7652E29F" w14:textId="622AB0E0" w:rsidR="0001567A" w:rsidRPr="00F240ED" w:rsidRDefault="00DA056F">
      <w:pPr>
        <w:numPr>
          <w:ilvl w:val="0"/>
          <w:numId w:val="2"/>
        </w:numPr>
        <w:tabs>
          <w:tab w:val="left" w:pos="709"/>
        </w:tabs>
        <w:spacing w:before="100" w:beforeAutospacing="1" w:after="100" w:afterAutospacing="1"/>
        <w:ind w:left="340" w:firstLine="28"/>
        <w:rPr>
          <w:rFonts w:ascii="Arial" w:eastAsia="Symbol" w:hAnsi="Arial" w:cs="Arial"/>
          <w:sz w:val="20"/>
          <w:szCs w:val="20"/>
          <w:rPrChange w:id="255" w:author="Marcin Walenciej (75524)" w:date="2026-03-21T09:08:00Z" w16du:dateUtc="2026-03-21T08:08:00Z">
            <w:rPr>
              <w:rFonts w:ascii="Symbol" w:eastAsia="Symbol" w:hAnsi="Symbol" w:cs="Symbol"/>
              <w:sz w:val="20"/>
              <w:szCs w:val="20"/>
            </w:rPr>
          </w:rPrChange>
        </w:rPr>
        <w:pPrChange w:id="256" w:author="Marcin Walenciej (75524)" w:date="2026-03-21T09:09:00Z" w16du:dateUtc="2026-03-21T08:09:00Z">
          <w:pPr>
            <w:numPr>
              <w:numId w:val="2"/>
            </w:numPr>
            <w:tabs>
              <w:tab w:val="left" w:pos="709"/>
            </w:tabs>
            <w:ind w:left="340" w:firstLine="28"/>
          </w:pPr>
        </w:pPrChange>
      </w:pPr>
      <w:r w:rsidRPr="00F240ED">
        <w:rPr>
          <w:rFonts w:ascii="Arial" w:eastAsia="Arial" w:hAnsi="Arial" w:cs="Arial"/>
          <w:sz w:val="20"/>
          <w:szCs w:val="20"/>
        </w:rPr>
        <w:t xml:space="preserve">wciąganie i montaż kabla światłowodowego </w:t>
      </w:r>
      <w:del w:id="257" w:author="Marcin Walenciej (75524)" w:date="2026-03-21T09:02:00Z" w16du:dateUtc="2026-03-21T08:02:00Z">
        <w:r w:rsidR="00675F58" w:rsidRPr="00F240ED" w:rsidDel="00F240ED">
          <w:rPr>
            <w:rFonts w:ascii="Arial" w:eastAsia="Arial" w:hAnsi="Arial" w:cs="Arial"/>
            <w:sz w:val="20"/>
            <w:szCs w:val="20"/>
          </w:rPr>
          <w:delText>…….</w:delText>
        </w:r>
        <w:r w:rsidRPr="00F240ED" w:rsidDel="00F240ED">
          <w:rPr>
            <w:rFonts w:ascii="Arial" w:eastAsia="Arial" w:hAnsi="Arial" w:cs="Arial"/>
            <w:sz w:val="20"/>
            <w:szCs w:val="20"/>
          </w:rPr>
          <w:delText xml:space="preserve"> </w:delText>
        </w:r>
      </w:del>
      <w:ins w:id="258" w:author="Marcin Walenciej (75524)" w:date="2026-03-21T09:02:00Z" w16du:dateUtc="2026-03-21T08:02:00Z">
        <w:r w:rsidR="00F240ED" w:rsidRPr="00F240ED">
          <w:rPr>
            <w:rFonts w:ascii="Arial" w:eastAsia="Arial" w:hAnsi="Arial" w:cs="Arial"/>
            <w:sz w:val="20"/>
            <w:szCs w:val="20"/>
          </w:rPr>
          <w:t xml:space="preserve">typu </w:t>
        </w:r>
        <w:r w:rsidR="00F240ED" w:rsidRPr="00F240ED">
          <w:rPr>
            <w:rFonts w:ascii="Arial" w:eastAsia="Arial" w:hAnsi="Arial" w:cs="Arial"/>
            <w:b/>
            <w:bCs/>
            <w:sz w:val="20"/>
            <w:szCs w:val="20"/>
            <w:rPrChange w:id="259" w:author="Marcin Walenciej (75524)" w:date="2026-03-21T09:11:00Z" w16du:dateUtc="2026-03-21T08:11:00Z">
              <w:rPr>
                <w:rFonts w:ascii="Arial" w:eastAsia="Arial" w:hAnsi="Arial" w:cs="Arial"/>
                <w:sz w:val="20"/>
                <w:szCs w:val="20"/>
              </w:rPr>
            </w:rPrChange>
          </w:rPr>
          <w:t>Z-XOTKtsd 24J (G.652</w:t>
        </w:r>
      </w:ins>
      <w:ins w:id="260" w:author="Marcin Walenciej (75524)" w:date="2026-03-21T09:03:00Z" w16du:dateUtc="2026-03-21T08:03:00Z">
        <w:r w:rsidR="00F240ED" w:rsidRPr="00F240ED">
          <w:rPr>
            <w:rFonts w:ascii="Arial" w:eastAsia="Arial" w:hAnsi="Arial" w:cs="Arial"/>
            <w:b/>
            <w:bCs/>
            <w:sz w:val="20"/>
            <w:szCs w:val="20"/>
            <w:rPrChange w:id="261" w:author="Marcin Walenciej (75524)" w:date="2026-03-21T09:11:00Z" w16du:dateUtc="2026-03-21T08:11:00Z">
              <w:rPr>
                <w:rFonts w:ascii="Arial" w:eastAsia="Arial" w:hAnsi="Arial" w:cs="Arial"/>
                <w:sz w:val="20"/>
                <w:szCs w:val="20"/>
              </w:rPr>
            </w:rPrChange>
          </w:rPr>
          <w:t>)</w:t>
        </w:r>
      </w:ins>
      <w:ins w:id="262" w:author="Marcin Walenciej (75524)" w:date="2026-03-21T09:02:00Z" w16du:dateUtc="2026-03-21T08:02:00Z">
        <w:r w:rsidR="00F240ED" w:rsidRPr="00F240ED">
          <w:rPr>
            <w:rFonts w:ascii="Arial" w:eastAsia="Arial" w:hAnsi="Arial" w:cs="Arial"/>
            <w:b/>
            <w:bCs/>
            <w:sz w:val="20"/>
            <w:szCs w:val="20"/>
            <w:rPrChange w:id="263" w:author="Marcin Walenciej (75524)" w:date="2026-03-21T09:11:00Z" w16du:dateUtc="2026-03-21T08:11:00Z">
              <w:rPr>
                <w:rFonts w:ascii="Arial" w:eastAsia="Arial" w:hAnsi="Arial" w:cs="Arial"/>
                <w:sz w:val="20"/>
                <w:szCs w:val="20"/>
              </w:rPr>
            </w:rPrChange>
          </w:rPr>
          <w:t xml:space="preserve"> </w:t>
        </w:r>
      </w:ins>
      <w:r w:rsidR="00E34D62" w:rsidRPr="00F240ED">
        <w:rPr>
          <w:rFonts w:ascii="Arial" w:eastAsia="Arial" w:hAnsi="Arial" w:cs="Arial"/>
          <w:b/>
          <w:bCs/>
          <w:sz w:val="20"/>
          <w:szCs w:val="20"/>
          <w:rPrChange w:id="264" w:author="Marcin Walenciej (75524)" w:date="2026-03-21T09:11:00Z" w16du:dateUtc="2026-03-21T08:11:00Z">
            <w:rPr>
              <w:rFonts w:ascii="Arial" w:eastAsia="Arial" w:hAnsi="Arial" w:cs="Arial"/>
              <w:sz w:val="20"/>
              <w:szCs w:val="20"/>
            </w:rPr>
          </w:rPrChange>
        </w:rPr>
        <w:t>–</w:t>
      </w:r>
      <w:r w:rsidRPr="00F240ED">
        <w:rPr>
          <w:rFonts w:ascii="Arial" w:eastAsia="Arial" w:hAnsi="Arial" w:cs="Arial"/>
          <w:b/>
          <w:bCs/>
          <w:sz w:val="20"/>
          <w:szCs w:val="20"/>
          <w:rPrChange w:id="265" w:author="Marcin Walenciej (75524)" w:date="2026-03-21T09:11:00Z" w16du:dateUtc="2026-03-21T08:11:00Z">
            <w:rPr>
              <w:rFonts w:ascii="Arial" w:eastAsia="Arial" w:hAnsi="Arial" w:cs="Arial"/>
              <w:sz w:val="20"/>
              <w:szCs w:val="20"/>
            </w:rPr>
          </w:rPrChange>
        </w:rPr>
        <w:t xml:space="preserve"> </w:t>
      </w:r>
      <w:r w:rsidR="00675F58" w:rsidRPr="00F240ED">
        <w:rPr>
          <w:rFonts w:ascii="Arial" w:eastAsia="Arial" w:hAnsi="Arial" w:cs="Arial"/>
          <w:b/>
          <w:bCs/>
          <w:sz w:val="20"/>
          <w:szCs w:val="20"/>
          <w:rPrChange w:id="266" w:author="Marcin Walenciej (75524)" w:date="2026-03-21T09:11:00Z" w16du:dateUtc="2026-03-21T08:11:00Z">
            <w:rPr>
              <w:rFonts w:ascii="Arial" w:eastAsia="Arial" w:hAnsi="Arial" w:cs="Arial"/>
              <w:sz w:val="20"/>
              <w:szCs w:val="20"/>
            </w:rPr>
          </w:rPrChange>
        </w:rPr>
        <w:t xml:space="preserve"> </w:t>
      </w:r>
      <w:del w:id="267" w:author="Marcin Walenciej (75524)" w:date="2026-03-21T08:56:00Z" w16du:dateUtc="2026-03-21T07:56:00Z">
        <w:r w:rsidR="00675F58" w:rsidRPr="00F240ED" w:rsidDel="00E90DEB">
          <w:rPr>
            <w:rFonts w:ascii="Arial" w:eastAsia="Arial" w:hAnsi="Arial" w:cs="Arial"/>
            <w:b/>
            <w:bCs/>
            <w:sz w:val="20"/>
            <w:szCs w:val="20"/>
            <w:rPrChange w:id="268" w:author="Marcin Walenciej (75524)" w:date="2026-03-21T09:11:00Z" w16du:dateUtc="2026-03-21T08:11:00Z">
              <w:rPr>
                <w:rFonts w:ascii="Arial" w:eastAsia="Arial" w:hAnsi="Arial" w:cs="Arial"/>
                <w:sz w:val="20"/>
                <w:szCs w:val="20"/>
              </w:rPr>
            </w:rPrChange>
          </w:rPr>
          <w:delText>…..</w:delText>
        </w:r>
      </w:del>
      <w:ins w:id="269" w:author="Marcin Walenciej (75524)" w:date="2026-03-21T08:56:00Z" w16du:dateUtc="2026-03-21T07:56:00Z">
        <w:r w:rsidR="00E90DEB" w:rsidRPr="00F240ED">
          <w:rPr>
            <w:rFonts w:ascii="Arial" w:eastAsia="Arial" w:hAnsi="Arial" w:cs="Arial"/>
            <w:b/>
            <w:bCs/>
            <w:sz w:val="20"/>
            <w:szCs w:val="20"/>
            <w:rPrChange w:id="270" w:author="Marcin Walenciej (75524)" w:date="2026-03-21T09:11:00Z" w16du:dateUtc="2026-03-21T08:11:00Z">
              <w:rPr>
                <w:rFonts w:ascii="Arial" w:eastAsia="Arial" w:hAnsi="Arial" w:cs="Arial"/>
                <w:sz w:val="20"/>
                <w:szCs w:val="20"/>
              </w:rPr>
            </w:rPrChange>
          </w:rPr>
          <w:t>25 500</w:t>
        </w:r>
      </w:ins>
      <w:r w:rsidR="00675F58" w:rsidRPr="00F240ED">
        <w:rPr>
          <w:rFonts w:ascii="Arial" w:eastAsia="Arial" w:hAnsi="Arial" w:cs="Arial"/>
          <w:b/>
          <w:bCs/>
          <w:sz w:val="20"/>
          <w:szCs w:val="20"/>
          <w:rPrChange w:id="271" w:author="Marcin Walenciej (75524)" w:date="2026-03-21T09:11:00Z" w16du:dateUtc="2026-03-21T08:11:00Z">
            <w:rPr>
              <w:rFonts w:ascii="Arial" w:eastAsia="Arial" w:hAnsi="Arial" w:cs="Arial"/>
              <w:sz w:val="20"/>
              <w:szCs w:val="20"/>
            </w:rPr>
          </w:rPrChange>
        </w:rPr>
        <w:t>mb</w:t>
      </w:r>
    </w:p>
    <w:p w14:paraId="13701B52" w14:textId="162D5470" w:rsidR="00F240ED" w:rsidRDefault="0001567A" w:rsidP="00F240ED">
      <w:pPr>
        <w:numPr>
          <w:ilvl w:val="0"/>
          <w:numId w:val="2"/>
        </w:numPr>
        <w:tabs>
          <w:tab w:val="left" w:pos="709"/>
        </w:tabs>
        <w:spacing w:before="100" w:beforeAutospacing="1" w:after="100" w:afterAutospacing="1"/>
        <w:ind w:left="340" w:firstLine="28"/>
        <w:rPr>
          <w:ins w:id="272" w:author="Marcin Walenciej (75524)" w:date="2026-03-21T09:09:00Z" w16du:dateUtc="2026-03-21T08:09:00Z"/>
          <w:rFonts w:ascii="Arial" w:eastAsia="Symbol" w:hAnsi="Arial" w:cs="Arial"/>
          <w:sz w:val="20"/>
          <w:szCs w:val="20"/>
        </w:rPr>
      </w:pPr>
      <w:r w:rsidRPr="00F240ED">
        <w:rPr>
          <w:rFonts w:ascii="Arial" w:eastAsia="Symbol" w:hAnsi="Arial" w:cs="Arial"/>
          <w:sz w:val="20"/>
          <w:szCs w:val="20"/>
        </w:rPr>
        <w:t xml:space="preserve">montaż studni kablowych </w:t>
      </w:r>
      <w:del w:id="273" w:author="Marcin Walenciej (75524)" w:date="2026-03-21T09:04:00Z" w16du:dateUtc="2026-03-21T08:04:00Z">
        <w:r w:rsidRPr="00F240ED" w:rsidDel="00F240ED">
          <w:rPr>
            <w:rFonts w:ascii="Arial" w:eastAsia="Symbol" w:hAnsi="Arial" w:cs="Arial"/>
            <w:sz w:val="20"/>
            <w:szCs w:val="20"/>
          </w:rPr>
          <w:delText xml:space="preserve">……. </w:delText>
        </w:r>
      </w:del>
      <w:ins w:id="274" w:author="Marcin Walenciej (75524)" w:date="2026-03-21T09:04:00Z" w16du:dateUtc="2026-03-21T08:04:00Z">
        <w:r w:rsidR="00F240ED" w:rsidRPr="00F240ED">
          <w:rPr>
            <w:rFonts w:ascii="Arial" w:eastAsia="Symbol" w:hAnsi="Arial" w:cs="Arial"/>
            <w:sz w:val="20"/>
            <w:szCs w:val="20"/>
          </w:rPr>
          <w:t xml:space="preserve">typu </w:t>
        </w:r>
        <w:r w:rsidR="00F240ED" w:rsidRPr="00F240ED">
          <w:rPr>
            <w:rFonts w:ascii="Arial" w:eastAsia="Symbol" w:hAnsi="Arial" w:cs="Arial"/>
            <w:b/>
            <w:bCs/>
            <w:sz w:val="20"/>
            <w:szCs w:val="20"/>
            <w:rPrChange w:id="275" w:author="Marcin Walenciej (75524)" w:date="2026-03-21T09:11:00Z" w16du:dateUtc="2026-03-21T08:11:00Z">
              <w:rPr>
                <w:rFonts w:ascii="Arial" w:eastAsia="Symbol" w:hAnsi="Arial" w:cs="Arial"/>
                <w:sz w:val="20"/>
                <w:szCs w:val="20"/>
              </w:rPr>
            </w:rPrChange>
          </w:rPr>
          <w:t xml:space="preserve">SKR-2 </w:t>
        </w:r>
      </w:ins>
      <w:del w:id="276" w:author="Marcin Walenciej (75524)" w:date="2026-03-21T08:56:00Z" w16du:dateUtc="2026-03-21T07:56:00Z">
        <w:r w:rsidRPr="00F240ED" w:rsidDel="00E90DEB">
          <w:rPr>
            <w:rFonts w:ascii="Arial" w:eastAsia="Symbol" w:hAnsi="Arial" w:cs="Arial"/>
            <w:b/>
            <w:bCs/>
            <w:sz w:val="20"/>
            <w:szCs w:val="20"/>
            <w:rPrChange w:id="277" w:author="Marcin Walenciej (75524)" w:date="2026-03-21T09:11:00Z" w16du:dateUtc="2026-03-21T08:11:00Z">
              <w:rPr>
                <w:rFonts w:ascii="Arial" w:eastAsia="Symbol" w:hAnsi="Arial" w:cs="Arial"/>
                <w:sz w:val="20"/>
                <w:szCs w:val="20"/>
              </w:rPr>
            </w:rPrChange>
          </w:rPr>
          <w:delText>-</w:delText>
        </w:r>
      </w:del>
      <w:ins w:id="278" w:author="Marcin Walenciej (75524)" w:date="2026-03-21T08:56:00Z" w16du:dateUtc="2026-03-21T07:56:00Z">
        <w:r w:rsidR="00E90DEB" w:rsidRPr="00F240ED">
          <w:rPr>
            <w:rFonts w:ascii="Arial" w:eastAsia="Symbol" w:hAnsi="Arial" w:cs="Arial"/>
            <w:b/>
            <w:bCs/>
            <w:sz w:val="20"/>
            <w:szCs w:val="20"/>
            <w:rPrChange w:id="279" w:author="Marcin Walenciej (75524)" w:date="2026-03-21T09:11:00Z" w16du:dateUtc="2026-03-21T08:11:00Z">
              <w:rPr>
                <w:rFonts w:ascii="Arial" w:eastAsia="Symbol" w:hAnsi="Arial" w:cs="Arial"/>
                <w:sz w:val="20"/>
                <w:szCs w:val="20"/>
              </w:rPr>
            </w:rPrChange>
          </w:rPr>
          <w:t>–</w:t>
        </w:r>
      </w:ins>
      <w:r w:rsidRPr="00F240ED">
        <w:rPr>
          <w:rFonts w:ascii="Arial" w:eastAsia="Symbol" w:hAnsi="Arial" w:cs="Arial"/>
          <w:b/>
          <w:bCs/>
          <w:sz w:val="20"/>
          <w:szCs w:val="20"/>
          <w:rPrChange w:id="280" w:author="Marcin Walenciej (75524)" w:date="2026-03-21T09:11:00Z" w16du:dateUtc="2026-03-21T08:11:00Z">
            <w:rPr>
              <w:rFonts w:ascii="Arial" w:eastAsia="Symbol" w:hAnsi="Arial" w:cs="Arial"/>
              <w:sz w:val="20"/>
              <w:szCs w:val="20"/>
            </w:rPr>
          </w:rPrChange>
        </w:rPr>
        <w:t xml:space="preserve"> </w:t>
      </w:r>
      <w:del w:id="281" w:author="Marcin Walenciej (75524)" w:date="2026-03-21T08:56:00Z" w16du:dateUtc="2026-03-21T07:56:00Z">
        <w:r w:rsidRPr="00F240ED" w:rsidDel="00E90DEB">
          <w:rPr>
            <w:rFonts w:ascii="Arial" w:eastAsia="Symbol" w:hAnsi="Arial" w:cs="Arial"/>
            <w:b/>
            <w:bCs/>
            <w:sz w:val="20"/>
            <w:szCs w:val="20"/>
            <w:rPrChange w:id="282" w:author="Marcin Walenciej (75524)" w:date="2026-03-21T09:11:00Z" w16du:dateUtc="2026-03-21T08:11:00Z">
              <w:rPr>
                <w:rFonts w:ascii="Arial" w:eastAsia="Symbol" w:hAnsi="Arial" w:cs="Arial"/>
                <w:sz w:val="20"/>
                <w:szCs w:val="20"/>
              </w:rPr>
            </w:rPrChange>
          </w:rPr>
          <w:delText>…….</w:delText>
        </w:r>
      </w:del>
      <w:ins w:id="283" w:author="Marcin Walenciej (75524)" w:date="2026-03-21T08:56:00Z" w16du:dateUtc="2026-03-21T07:56:00Z">
        <w:r w:rsidR="00E90DEB" w:rsidRPr="00F240ED">
          <w:rPr>
            <w:rFonts w:ascii="Arial" w:eastAsia="Symbol" w:hAnsi="Arial" w:cs="Arial"/>
            <w:b/>
            <w:bCs/>
            <w:sz w:val="20"/>
            <w:szCs w:val="20"/>
            <w:rPrChange w:id="284" w:author="Marcin Walenciej (75524)" w:date="2026-03-21T09:11:00Z" w16du:dateUtc="2026-03-21T08:11:00Z">
              <w:rPr>
                <w:rFonts w:ascii="Arial" w:eastAsia="Symbol" w:hAnsi="Arial" w:cs="Arial"/>
                <w:sz w:val="20"/>
                <w:szCs w:val="20"/>
              </w:rPr>
            </w:rPrChange>
          </w:rPr>
          <w:t xml:space="preserve">12 </w:t>
        </w:r>
      </w:ins>
      <w:r w:rsidRPr="00F240ED">
        <w:rPr>
          <w:rFonts w:ascii="Arial" w:eastAsia="Symbol" w:hAnsi="Arial" w:cs="Arial"/>
          <w:b/>
          <w:bCs/>
          <w:sz w:val="20"/>
          <w:szCs w:val="20"/>
          <w:rPrChange w:id="285" w:author="Marcin Walenciej (75524)" w:date="2026-03-21T09:11:00Z" w16du:dateUtc="2026-03-21T08:11:00Z">
            <w:rPr>
              <w:rFonts w:ascii="Arial" w:eastAsia="Symbol" w:hAnsi="Arial" w:cs="Arial"/>
              <w:sz w:val="20"/>
              <w:szCs w:val="20"/>
            </w:rPr>
          </w:rPrChange>
        </w:rPr>
        <w:t>szt</w:t>
      </w:r>
    </w:p>
    <w:p w14:paraId="633F8BBF" w14:textId="77777777" w:rsidR="00F240ED" w:rsidRPr="00F240ED" w:rsidRDefault="00F240ED" w:rsidP="00F240ED">
      <w:pPr>
        <w:pStyle w:val="p1"/>
        <w:numPr>
          <w:ilvl w:val="0"/>
          <w:numId w:val="2"/>
        </w:numPr>
        <w:ind w:left="720" w:hanging="360"/>
        <w:rPr>
          <w:ins w:id="286" w:author="Marcin Walenciej (75524)" w:date="2026-03-21T09:09:00Z" w16du:dateUtc="2026-03-21T08:09:00Z"/>
          <w:rFonts w:ascii="Arial" w:hAnsi="Arial" w:cs="Arial"/>
          <w:b/>
          <w:bCs/>
          <w:sz w:val="20"/>
          <w:szCs w:val="20"/>
          <w:rPrChange w:id="287" w:author="Marcin Walenciej (75524)" w:date="2026-03-21T09:11:00Z" w16du:dateUtc="2026-03-21T08:11:00Z">
            <w:rPr>
              <w:ins w:id="288" w:author="Marcin Walenciej (75524)" w:date="2026-03-21T09:09:00Z" w16du:dateUtc="2026-03-21T08:09:00Z"/>
              <w:rFonts w:ascii="Arial" w:hAnsi="Arial" w:cs="Arial"/>
              <w:sz w:val="20"/>
              <w:szCs w:val="20"/>
            </w:rPr>
          </w:rPrChange>
        </w:rPr>
      </w:pPr>
      <w:ins w:id="289" w:author="Marcin Walenciej (75524)" w:date="2026-03-21T09:09:00Z" w16du:dateUtc="2026-03-21T08:09:00Z">
        <w:r w:rsidRPr="00F240ED">
          <w:rPr>
            <w:rFonts w:ascii="Arial" w:hAnsi="Arial" w:cs="Arial"/>
            <w:sz w:val="20"/>
            <w:szCs w:val="20"/>
          </w:rPr>
          <w:t xml:space="preserve">wykonanie spawów włókien światłowodowych – </w:t>
        </w:r>
        <w:r w:rsidRPr="00F240ED">
          <w:rPr>
            <w:rStyle w:val="s1"/>
            <w:rFonts w:ascii="Arial" w:hAnsi="Arial" w:cs="Arial"/>
            <w:b/>
            <w:bCs/>
            <w:sz w:val="20"/>
            <w:szCs w:val="20"/>
          </w:rPr>
          <w:t>144 spawy</w:t>
        </w:r>
      </w:ins>
    </w:p>
    <w:p w14:paraId="6A98E27D" w14:textId="77777777" w:rsidR="00F240ED" w:rsidRPr="00F240ED" w:rsidRDefault="00F240ED" w:rsidP="00F240ED">
      <w:pPr>
        <w:pStyle w:val="p1"/>
        <w:numPr>
          <w:ilvl w:val="0"/>
          <w:numId w:val="2"/>
        </w:numPr>
        <w:ind w:left="720" w:hanging="360"/>
        <w:rPr>
          <w:ins w:id="290" w:author="Marcin Walenciej (75524)" w:date="2026-03-21T09:09:00Z" w16du:dateUtc="2026-03-21T08:09:00Z"/>
          <w:rStyle w:val="s1"/>
          <w:rFonts w:ascii="Arial" w:hAnsi="Arial" w:cs="Arial"/>
          <w:sz w:val="20"/>
          <w:szCs w:val="20"/>
          <w:rPrChange w:id="291" w:author="Marcin Walenciej (75524)" w:date="2026-03-21T09:09:00Z" w16du:dateUtc="2026-03-21T08:09:00Z">
            <w:rPr>
              <w:ins w:id="292" w:author="Marcin Walenciej (75524)" w:date="2026-03-21T09:09:00Z" w16du:dateUtc="2026-03-21T08:09:00Z"/>
              <w:rStyle w:val="s1"/>
              <w:rFonts w:ascii="Arial" w:hAnsi="Arial" w:cs="Arial"/>
              <w:b/>
              <w:bCs/>
              <w:sz w:val="20"/>
              <w:szCs w:val="20"/>
            </w:rPr>
          </w:rPrChange>
        </w:rPr>
      </w:pPr>
      <w:ins w:id="293" w:author="Marcin Walenciej (75524)" w:date="2026-03-21T09:09:00Z" w16du:dateUtc="2026-03-21T08:09:00Z">
        <w:r w:rsidRPr="003C2290">
          <w:rPr>
            <w:rFonts w:ascii="Arial" w:hAnsi="Arial" w:cs="Arial"/>
            <w:sz w:val="20"/>
            <w:szCs w:val="20"/>
          </w:rPr>
          <w:t xml:space="preserve">wykonanie pomiarów reflektometrycznych OTDR – </w:t>
        </w:r>
        <w:r w:rsidRPr="003C2290">
          <w:rPr>
            <w:rStyle w:val="s1"/>
            <w:rFonts w:ascii="Arial" w:hAnsi="Arial" w:cs="Arial"/>
            <w:b/>
            <w:bCs/>
            <w:sz w:val="20"/>
            <w:szCs w:val="20"/>
          </w:rPr>
          <w:t>2 pomiary</w:t>
        </w:r>
      </w:ins>
    </w:p>
    <w:p w14:paraId="069E998B" w14:textId="77777777" w:rsidR="00F240ED" w:rsidRPr="003C2290" w:rsidRDefault="00F240ED" w:rsidP="00F240ED">
      <w:pPr>
        <w:pStyle w:val="p1"/>
        <w:numPr>
          <w:ilvl w:val="0"/>
          <w:numId w:val="2"/>
        </w:numPr>
        <w:ind w:left="720" w:hanging="360"/>
        <w:rPr>
          <w:ins w:id="294" w:author="Marcin Walenciej (75524)" w:date="2026-03-21T09:09:00Z" w16du:dateUtc="2026-03-21T08:09:00Z"/>
          <w:rFonts w:ascii="Arial" w:hAnsi="Arial" w:cs="Arial"/>
          <w:sz w:val="20"/>
          <w:szCs w:val="20"/>
        </w:rPr>
      </w:pPr>
      <w:ins w:id="295" w:author="Marcin Walenciej (75524)" w:date="2026-03-21T09:09:00Z" w16du:dateUtc="2026-03-21T08:09:00Z">
        <w:r w:rsidRPr="003C2290">
          <w:rPr>
            <w:rFonts w:ascii="Arial" w:hAnsi="Arial" w:cs="Arial"/>
            <w:sz w:val="20"/>
            <w:szCs w:val="20"/>
          </w:rPr>
          <w:t xml:space="preserve">wykonanie pomiarów tłumienności toru transmisyjnego – </w:t>
        </w:r>
        <w:r w:rsidRPr="003C2290">
          <w:rPr>
            <w:rStyle w:val="s1"/>
            <w:rFonts w:ascii="Arial" w:hAnsi="Arial" w:cs="Arial"/>
            <w:b/>
            <w:bCs/>
            <w:sz w:val="20"/>
            <w:szCs w:val="20"/>
          </w:rPr>
          <w:t>1 kpl.</w:t>
        </w:r>
      </w:ins>
    </w:p>
    <w:p w14:paraId="27A31AB7" w14:textId="77777777" w:rsidR="00F240ED" w:rsidRPr="003C2290" w:rsidRDefault="00F240ED" w:rsidP="00F240ED">
      <w:pPr>
        <w:pStyle w:val="p1"/>
        <w:numPr>
          <w:ilvl w:val="0"/>
          <w:numId w:val="2"/>
        </w:numPr>
        <w:ind w:left="720" w:hanging="360"/>
        <w:rPr>
          <w:ins w:id="296" w:author="Marcin Walenciej (75524)" w:date="2026-03-21T09:10:00Z" w16du:dateUtc="2026-03-21T08:10:00Z"/>
          <w:rFonts w:ascii="Arial" w:hAnsi="Arial" w:cs="Arial"/>
          <w:sz w:val="20"/>
          <w:szCs w:val="20"/>
        </w:rPr>
      </w:pPr>
      <w:ins w:id="297" w:author="Marcin Walenciej (75524)" w:date="2026-03-21T09:10:00Z" w16du:dateUtc="2026-03-21T08:10:00Z">
        <w:r w:rsidRPr="003C2290">
          <w:rPr>
            <w:rFonts w:ascii="Arial" w:hAnsi="Arial" w:cs="Arial"/>
            <w:sz w:val="20"/>
            <w:szCs w:val="20"/>
          </w:rPr>
          <w:t xml:space="preserve">zakończenie kabla światłowodowego w przełącznicach światłowodowych – </w:t>
        </w:r>
        <w:r w:rsidRPr="003C2290">
          <w:rPr>
            <w:rStyle w:val="s1"/>
            <w:rFonts w:ascii="Arial" w:hAnsi="Arial" w:cs="Arial"/>
            <w:b/>
            <w:bCs/>
            <w:sz w:val="20"/>
            <w:szCs w:val="20"/>
          </w:rPr>
          <w:t>2 kpl.</w:t>
        </w:r>
      </w:ins>
    </w:p>
    <w:p w14:paraId="5E22EB04" w14:textId="77777777" w:rsidR="00F240ED" w:rsidRPr="003C2290" w:rsidRDefault="00F240ED" w:rsidP="00F240ED">
      <w:pPr>
        <w:pStyle w:val="p1"/>
        <w:numPr>
          <w:ilvl w:val="0"/>
          <w:numId w:val="2"/>
        </w:numPr>
        <w:ind w:left="720" w:hanging="360"/>
        <w:rPr>
          <w:ins w:id="298" w:author="Marcin Walenciej (75524)" w:date="2026-03-21T09:10:00Z" w16du:dateUtc="2026-03-21T08:10:00Z"/>
          <w:rFonts w:ascii="Arial" w:hAnsi="Arial" w:cs="Arial"/>
          <w:sz w:val="20"/>
          <w:szCs w:val="20"/>
        </w:rPr>
      </w:pPr>
      <w:ins w:id="299" w:author="Marcin Walenciej (75524)" w:date="2026-03-21T09:10:00Z" w16du:dateUtc="2026-03-21T08:10:00Z">
        <w:r w:rsidRPr="003C2290">
          <w:rPr>
            <w:rFonts w:ascii="Arial" w:hAnsi="Arial" w:cs="Arial"/>
            <w:sz w:val="20"/>
            <w:szCs w:val="20"/>
          </w:rPr>
          <w:t xml:space="preserve">montaż przełącznic światłowodowych 24-portowych – </w:t>
        </w:r>
        <w:r w:rsidRPr="003C2290">
          <w:rPr>
            <w:rStyle w:val="s1"/>
            <w:rFonts w:ascii="Arial" w:hAnsi="Arial" w:cs="Arial"/>
            <w:b/>
            <w:bCs/>
            <w:sz w:val="20"/>
            <w:szCs w:val="20"/>
          </w:rPr>
          <w:t>2 szt.</w:t>
        </w:r>
      </w:ins>
    </w:p>
    <w:p w14:paraId="4728A59C" w14:textId="77777777" w:rsidR="00F240ED" w:rsidRPr="003C2290" w:rsidRDefault="00F240ED" w:rsidP="00F240ED">
      <w:pPr>
        <w:pStyle w:val="p1"/>
        <w:numPr>
          <w:ilvl w:val="0"/>
          <w:numId w:val="2"/>
        </w:numPr>
        <w:ind w:left="720" w:hanging="360"/>
        <w:rPr>
          <w:ins w:id="300" w:author="Marcin Walenciej (75524)" w:date="2026-03-21T09:10:00Z" w16du:dateUtc="2026-03-21T08:10:00Z"/>
          <w:rFonts w:ascii="Arial" w:hAnsi="Arial" w:cs="Arial"/>
          <w:sz w:val="20"/>
          <w:szCs w:val="20"/>
        </w:rPr>
      </w:pPr>
      <w:ins w:id="301" w:author="Marcin Walenciej (75524)" w:date="2026-03-21T09:10:00Z" w16du:dateUtc="2026-03-21T08:10:00Z">
        <w:r w:rsidRPr="003C2290">
          <w:rPr>
            <w:rFonts w:ascii="Arial" w:hAnsi="Arial" w:cs="Arial"/>
            <w:sz w:val="20"/>
            <w:szCs w:val="20"/>
          </w:rPr>
          <w:t xml:space="preserve">montaż przełącznic światłowodowych 24-portowych – </w:t>
        </w:r>
        <w:r w:rsidRPr="003C2290">
          <w:rPr>
            <w:rStyle w:val="s1"/>
            <w:rFonts w:ascii="Arial" w:hAnsi="Arial" w:cs="Arial"/>
            <w:b/>
            <w:bCs/>
            <w:sz w:val="20"/>
            <w:szCs w:val="20"/>
          </w:rPr>
          <w:t>2 szt.</w:t>
        </w:r>
      </w:ins>
    </w:p>
    <w:p w14:paraId="622FF09C" w14:textId="77777777" w:rsidR="00F240ED" w:rsidRPr="003C2290" w:rsidRDefault="00F240ED" w:rsidP="00F240ED">
      <w:pPr>
        <w:pStyle w:val="p1"/>
        <w:numPr>
          <w:ilvl w:val="0"/>
          <w:numId w:val="2"/>
        </w:numPr>
        <w:ind w:left="720" w:hanging="360"/>
        <w:rPr>
          <w:ins w:id="302" w:author="Marcin Walenciej (75524)" w:date="2026-03-21T09:10:00Z" w16du:dateUtc="2026-03-21T08:10:00Z"/>
          <w:rFonts w:ascii="Arial" w:hAnsi="Arial" w:cs="Arial"/>
          <w:sz w:val="20"/>
          <w:szCs w:val="20"/>
        </w:rPr>
      </w:pPr>
      <w:ins w:id="303" w:author="Marcin Walenciej (75524)" w:date="2026-03-21T09:10:00Z" w16du:dateUtc="2026-03-21T08:10:00Z">
        <w:r w:rsidRPr="003C2290">
          <w:rPr>
            <w:rFonts w:ascii="Arial" w:hAnsi="Arial" w:cs="Arial"/>
            <w:sz w:val="20"/>
            <w:szCs w:val="20"/>
          </w:rPr>
          <w:t xml:space="preserve">dostawa i montaż patchcordów światłowodowych – </w:t>
        </w:r>
        <w:r w:rsidRPr="003C2290">
          <w:rPr>
            <w:rStyle w:val="s1"/>
            <w:rFonts w:ascii="Arial" w:hAnsi="Arial" w:cs="Arial"/>
            <w:b/>
            <w:bCs/>
            <w:sz w:val="20"/>
            <w:szCs w:val="20"/>
          </w:rPr>
          <w:t>4 szt.</w:t>
        </w:r>
      </w:ins>
    </w:p>
    <w:p w14:paraId="45232E54" w14:textId="77777777" w:rsidR="00F240ED" w:rsidRPr="00006778" w:rsidRDefault="00F240ED" w:rsidP="00F240ED">
      <w:pPr>
        <w:pStyle w:val="p1"/>
        <w:numPr>
          <w:ilvl w:val="0"/>
          <w:numId w:val="2"/>
        </w:numPr>
        <w:ind w:left="720" w:hanging="360"/>
        <w:rPr>
          <w:ins w:id="304" w:author="Marcin Walenciej (75524)" w:date="2026-03-21T09:17:00Z" w16du:dateUtc="2026-03-21T08:17:00Z"/>
          <w:rStyle w:val="s1"/>
          <w:rFonts w:ascii="Arial" w:hAnsi="Arial" w:cs="Arial"/>
          <w:sz w:val="20"/>
          <w:szCs w:val="20"/>
          <w:rPrChange w:id="305" w:author="Marcin Walenciej (75524)" w:date="2026-03-21T09:17:00Z" w16du:dateUtc="2026-03-21T08:17:00Z">
            <w:rPr>
              <w:ins w:id="306" w:author="Marcin Walenciej (75524)" w:date="2026-03-21T09:17:00Z" w16du:dateUtc="2026-03-21T08:17:00Z"/>
              <w:rStyle w:val="s1"/>
              <w:rFonts w:ascii="Arial" w:hAnsi="Arial" w:cs="Arial"/>
              <w:b/>
              <w:bCs/>
              <w:sz w:val="20"/>
              <w:szCs w:val="20"/>
            </w:rPr>
          </w:rPrChange>
        </w:rPr>
      </w:pPr>
      <w:ins w:id="307" w:author="Marcin Walenciej (75524)" w:date="2026-03-21T09:10:00Z" w16du:dateUtc="2026-03-21T08:10:00Z">
        <w:r w:rsidRPr="003C2290">
          <w:rPr>
            <w:rFonts w:ascii="Arial" w:hAnsi="Arial" w:cs="Arial"/>
            <w:sz w:val="20"/>
            <w:szCs w:val="20"/>
          </w:rPr>
          <w:t xml:space="preserve">oznakowanie trasy kabla taśmą ostrzegawczą – </w:t>
        </w:r>
        <w:r w:rsidRPr="003C2290">
          <w:rPr>
            <w:rStyle w:val="s1"/>
            <w:rFonts w:ascii="Arial" w:hAnsi="Arial" w:cs="Arial"/>
            <w:b/>
            <w:bCs/>
            <w:sz w:val="20"/>
            <w:szCs w:val="20"/>
          </w:rPr>
          <w:t>24 000 mb</w:t>
        </w:r>
      </w:ins>
    </w:p>
    <w:p w14:paraId="585C8D56" w14:textId="70535510" w:rsidR="00006778" w:rsidRPr="003C2290" w:rsidRDefault="00006778" w:rsidP="00F240ED">
      <w:pPr>
        <w:pStyle w:val="p1"/>
        <w:numPr>
          <w:ilvl w:val="0"/>
          <w:numId w:val="2"/>
        </w:numPr>
        <w:ind w:left="720" w:hanging="360"/>
        <w:rPr>
          <w:ins w:id="308" w:author="Marcin Walenciej (75524)" w:date="2026-03-21T09:10:00Z" w16du:dateUtc="2026-03-21T08:10:00Z"/>
          <w:rFonts w:ascii="Arial" w:hAnsi="Arial" w:cs="Arial"/>
          <w:sz w:val="20"/>
          <w:szCs w:val="20"/>
        </w:rPr>
      </w:pPr>
      <w:ins w:id="309" w:author="Marcin Walenciej (75524)" w:date="2026-03-21T09:17:00Z" w16du:dateUtc="2026-03-21T08:17:00Z">
        <w:r w:rsidRPr="003C2290">
          <w:rPr>
            <w:rFonts w:ascii="Arial" w:hAnsi="Arial" w:cs="Arial"/>
            <w:sz w:val="20"/>
            <w:szCs w:val="20"/>
          </w:rPr>
          <w:t xml:space="preserve">wykonanie dokumentacji powykonawczej – </w:t>
        </w:r>
        <w:r w:rsidRPr="003C2290">
          <w:rPr>
            <w:rStyle w:val="s1"/>
            <w:rFonts w:ascii="Arial" w:hAnsi="Arial" w:cs="Arial"/>
            <w:b/>
            <w:bCs/>
            <w:sz w:val="20"/>
            <w:szCs w:val="20"/>
          </w:rPr>
          <w:t>1 kpl</w:t>
        </w:r>
      </w:ins>
    </w:p>
    <w:p w14:paraId="0857B7E5" w14:textId="04D592B4" w:rsidR="00F240ED" w:rsidDel="00006778" w:rsidRDefault="00F240ED" w:rsidP="00006778">
      <w:pPr>
        <w:pStyle w:val="p1"/>
        <w:rPr>
          <w:del w:id="310" w:author="Marcin Walenciej (75524)" w:date="2026-03-21T09:11:00Z" w16du:dateUtc="2026-03-21T08:11:00Z"/>
          <w:rFonts w:ascii="Arial" w:hAnsi="Arial" w:cs="Arial"/>
          <w:sz w:val="20"/>
          <w:szCs w:val="20"/>
        </w:rPr>
      </w:pPr>
    </w:p>
    <w:p w14:paraId="10FEA7C6" w14:textId="77777777" w:rsidR="00006778" w:rsidRDefault="00006778" w:rsidP="00006778">
      <w:pPr>
        <w:pStyle w:val="p1"/>
        <w:rPr>
          <w:ins w:id="311" w:author="Marcin Walenciej (75524)" w:date="2026-03-21T09:18:00Z" w16du:dateUtc="2026-03-21T08:18:00Z"/>
          <w:rFonts w:ascii="Arial" w:hAnsi="Arial" w:cs="Arial"/>
          <w:sz w:val="20"/>
          <w:szCs w:val="20"/>
        </w:rPr>
      </w:pPr>
    </w:p>
    <w:p w14:paraId="3691E10C" w14:textId="77777777" w:rsidR="00006778" w:rsidRDefault="00006778" w:rsidP="00006778">
      <w:pPr>
        <w:pStyle w:val="p1"/>
        <w:rPr>
          <w:ins w:id="312" w:author="Marcin Walenciej (75524)" w:date="2026-03-21T09:18:00Z" w16du:dateUtc="2026-03-21T08:18:00Z"/>
          <w:rFonts w:ascii="Arial" w:hAnsi="Arial" w:cs="Arial"/>
          <w:sz w:val="20"/>
          <w:szCs w:val="20"/>
        </w:rPr>
      </w:pPr>
    </w:p>
    <w:p w14:paraId="1DC047DC" w14:textId="77777777" w:rsidR="00006778" w:rsidRPr="00F240ED" w:rsidRDefault="00006778">
      <w:pPr>
        <w:pStyle w:val="p1"/>
        <w:rPr>
          <w:ins w:id="313" w:author="Marcin Walenciej (75524)" w:date="2026-03-21T09:18:00Z" w16du:dateUtc="2026-03-21T08:18:00Z"/>
          <w:rFonts w:ascii="Arial" w:hAnsi="Arial" w:cs="Arial"/>
          <w:sz w:val="20"/>
          <w:szCs w:val="20"/>
          <w:rPrChange w:id="314" w:author="Marcin Walenciej (75524)" w:date="2026-03-21T09:10:00Z" w16du:dateUtc="2026-03-21T08:10:00Z">
            <w:rPr>
              <w:ins w:id="315" w:author="Marcin Walenciej (75524)" w:date="2026-03-21T09:18:00Z" w16du:dateUtc="2026-03-21T08:18:00Z"/>
              <w:rFonts w:ascii="Symbol" w:eastAsia="Symbol" w:hAnsi="Symbol" w:cs="Symbol"/>
              <w:sz w:val="20"/>
              <w:szCs w:val="20"/>
            </w:rPr>
          </w:rPrChange>
        </w:rPr>
        <w:pPrChange w:id="316" w:author="Marcin Walenciej (75524)" w:date="2026-03-21T09:17:00Z" w16du:dateUtc="2026-03-21T08:17:00Z">
          <w:pPr>
            <w:numPr>
              <w:numId w:val="2"/>
            </w:numPr>
            <w:tabs>
              <w:tab w:val="left" w:pos="709"/>
            </w:tabs>
            <w:ind w:left="340" w:firstLine="28"/>
          </w:pPr>
        </w:pPrChange>
      </w:pPr>
    </w:p>
    <w:p w14:paraId="04E49682" w14:textId="71CAC2EF" w:rsidR="00F240ED" w:rsidRDefault="00675F58">
      <w:pPr>
        <w:pStyle w:val="p1"/>
        <w:rPr>
          <w:ins w:id="317" w:author="Marcin Walenciej (75524)" w:date="2026-03-21T09:07:00Z" w16du:dateUtc="2026-03-21T08:07:00Z"/>
          <w:rFonts w:ascii="Symbol" w:eastAsia="Symbol" w:hAnsi="Symbol" w:cs="Symbol"/>
          <w:sz w:val="20"/>
          <w:szCs w:val="20"/>
        </w:rPr>
        <w:pPrChange w:id="318" w:author="Marcin Walenciej (75524)" w:date="2026-03-21T09:17:00Z" w16du:dateUtc="2026-03-21T08:17:00Z">
          <w:pPr>
            <w:tabs>
              <w:tab w:val="left" w:pos="709"/>
            </w:tabs>
          </w:pPr>
        </w:pPrChange>
      </w:pPr>
      <w:del w:id="319" w:author="Marcin Walenciej (75524)" w:date="2026-03-21T09:07:00Z" w16du:dateUtc="2026-03-21T08:07:00Z">
        <w:r w:rsidRPr="00F240ED" w:rsidDel="00F240ED">
          <w:rPr>
            <w:rFonts w:ascii="Arial" w:eastAsia="Symbol" w:hAnsi="Arial" w:cs="Arial"/>
            <w:sz w:val="20"/>
            <w:szCs w:val="20"/>
            <w:rPrChange w:id="320"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1"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2"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3"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4"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5"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6"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7"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8"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29"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0"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1"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2"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3"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4"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5"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6"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7"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8"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39"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40" w:author="Marcin Walenciej (75524)" w:date="2026-03-21T09:11:00Z" w16du:dateUtc="2026-03-21T08:11:00Z">
              <w:rPr>
                <w:rFonts w:ascii="Symbol" w:eastAsia="Symbol" w:hAnsi="Symbol" w:cs="Symbol"/>
                <w:sz w:val="20"/>
                <w:szCs w:val="20"/>
              </w:rPr>
            </w:rPrChange>
          </w:rPr>
          <w:delText></w:delText>
        </w:r>
        <w:r w:rsidRPr="00F240ED" w:rsidDel="00F240ED">
          <w:rPr>
            <w:rFonts w:ascii="Arial" w:eastAsia="Symbol" w:hAnsi="Arial" w:cs="Arial"/>
            <w:sz w:val="20"/>
            <w:szCs w:val="20"/>
            <w:rPrChange w:id="341" w:author="Marcin Walenciej (75524)" w:date="2026-03-21T09:11:00Z" w16du:dateUtc="2026-03-21T08:11:00Z">
              <w:rPr>
                <w:rFonts w:ascii="Symbol" w:eastAsia="Symbol" w:hAnsi="Symbol" w:cs="Symbol"/>
                <w:sz w:val="20"/>
                <w:szCs w:val="20"/>
              </w:rPr>
            </w:rPrChange>
          </w:rPr>
          <w:delText></w:delText>
        </w:r>
      </w:del>
    </w:p>
    <w:p w14:paraId="76DC4DAE" w14:textId="77777777" w:rsidR="00F240ED" w:rsidRPr="0001567A" w:rsidRDefault="00F240ED">
      <w:pPr>
        <w:tabs>
          <w:tab w:val="left" w:pos="709"/>
        </w:tabs>
        <w:rPr>
          <w:rFonts w:ascii="Symbol" w:eastAsia="Symbol" w:hAnsi="Symbol" w:cs="Symbol"/>
          <w:sz w:val="20"/>
          <w:szCs w:val="20"/>
        </w:rPr>
        <w:pPrChange w:id="342" w:author="Marcin Walenciej (75524)" w:date="2026-03-21T09:07:00Z" w16du:dateUtc="2026-03-21T08:07:00Z">
          <w:pPr>
            <w:numPr>
              <w:numId w:val="2"/>
            </w:numPr>
            <w:tabs>
              <w:tab w:val="left" w:pos="709"/>
            </w:tabs>
            <w:ind w:left="340" w:firstLine="28"/>
          </w:pPr>
        </w:pPrChange>
      </w:pPr>
    </w:p>
    <w:p w14:paraId="07749315" w14:textId="77777777" w:rsidR="0083518F" w:rsidRDefault="0083518F" w:rsidP="00E76C6A">
      <w:pPr>
        <w:pStyle w:val="Podrozdzia"/>
      </w:pPr>
      <w:bookmarkStart w:id="343" w:name="_Toc85183123"/>
      <w:r>
        <w:t xml:space="preserve">1.6. Ochrona </w:t>
      </w:r>
      <w:r w:rsidRPr="00E76C6A">
        <w:t>środowiska</w:t>
      </w:r>
      <w:bookmarkEnd w:id="343"/>
    </w:p>
    <w:p w14:paraId="1E3B44E7" w14:textId="77777777" w:rsidR="00675F58" w:rsidRDefault="00675F58" w:rsidP="007359C4">
      <w:pPr>
        <w:spacing w:line="360" w:lineRule="auto"/>
        <w:jc w:val="both"/>
        <w:rPr>
          <w:rFonts w:ascii="Arial" w:hAnsi="Arial" w:cs="Arial"/>
          <w:sz w:val="20"/>
          <w:szCs w:val="20"/>
        </w:rPr>
      </w:pPr>
      <w:r>
        <w:rPr>
          <w:rFonts w:ascii="Arial" w:hAnsi="Arial" w:cs="Arial"/>
          <w:sz w:val="20"/>
          <w:szCs w:val="20"/>
        </w:rPr>
        <w:t xml:space="preserve">W tym punkcie należy opisać zagadnienia wynikające z oddziaływania inwestycji na </w:t>
      </w:r>
      <w:r w:rsidR="00A11259">
        <w:rPr>
          <w:rFonts w:ascii="Arial" w:hAnsi="Arial" w:cs="Arial"/>
          <w:sz w:val="20"/>
          <w:szCs w:val="20"/>
        </w:rPr>
        <w:t>elementy środowiska</w:t>
      </w:r>
      <w:r>
        <w:rPr>
          <w:rFonts w:ascii="Arial" w:hAnsi="Arial" w:cs="Arial"/>
          <w:sz w:val="20"/>
          <w:szCs w:val="20"/>
        </w:rPr>
        <w:t>,  w szczególności w obszarach występowania zadrzewień i zbiorników wodnych, np.:</w:t>
      </w:r>
    </w:p>
    <w:p w14:paraId="62CF1534" w14:textId="77777777" w:rsidR="0083518F" w:rsidRDefault="0083518F" w:rsidP="007359C4">
      <w:pPr>
        <w:spacing w:line="360" w:lineRule="auto"/>
        <w:jc w:val="both"/>
        <w:rPr>
          <w:rFonts w:ascii="Arial" w:hAnsi="Arial" w:cs="Arial"/>
          <w:sz w:val="20"/>
          <w:szCs w:val="20"/>
        </w:rPr>
      </w:pPr>
      <w:r w:rsidRPr="00FE6A27">
        <w:rPr>
          <w:rFonts w:ascii="Arial" w:hAnsi="Arial" w:cs="Arial"/>
          <w:sz w:val="20"/>
          <w:szCs w:val="20"/>
        </w:rPr>
        <w:t xml:space="preserve">Kable telekomunikacyjne w rurociągu kablowym nie zanieczyszczają środowiska naturalnego (urządzenia elektroniczne teletransmisyjne o bardzo niskim poziomie sygnałów oraz urządzenia światłowodowe). Nie mają wpływu na wody podskórne, wody powierzchniowe, glebę oraz powietrze. Budowa będzie prowadzona zgodnie z przepisami ogólnymi z zakresu ochrony środowiska. Nie będą naruszane korzenie drzew, krzewów. Teren zostanie przywrócony do stanu pierwotnego. </w:t>
      </w:r>
    </w:p>
    <w:p w14:paraId="3D6D4A13" w14:textId="77777777" w:rsidR="00675F58" w:rsidRDefault="00675F58" w:rsidP="007359C4">
      <w:pPr>
        <w:spacing w:line="360" w:lineRule="auto"/>
        <w:jc w:val="both"/>
        <w:rPr>
          <w:rFonts w:ascii="Arial" w:hAnsi="Arial" w:cs="Arial"/>
          <w:sz w:val="20"/>
          <w:szCs w:val="20"/>
        </w:rPr>
      </w:pPr>
      <w:r>
        <w:rPr>
          <w:rFonts w:ascii="Arial" w:hAnsi="Arial" w:cs="Arial"/>
          <w:sz w:val="20"/>
          <w:szCs w:val="20"/>
        </w:rPr>
        <w:t xml:space="preserve">Uwaga: opis musi wynikać z przeprowadzonej analizy wybranego wariantu trasowania. </w:t>
      </w:r>
    </w:p>
    <w:p w14:paraId="24BFA11B" w14:textId="77777777" w:rsidR="005C5370" w:rsidRPr="005C5370" w:rsidRDefault="005C5370" w:rsidP="005C5370">
      <w:pPr>
        <w:pStyle w:val="Podrozdzia"/>
      </w:pPr>
    </w:p>
    <w:p w14:paraId="6694595B" w14:textId="77777777" w:rsidR="005C5370" w:rsidRPr="005C5370" w:rsidRDefault="005C5370" w:rsidP="005C5370">
      <w:pPr>
        <w:pStyle w:val="Podrozdzia"/>
      </w:pPr>
      <w:bookmarkStart w:id="344" w:name="_Toc85183124"/>
      <w:r>
        <w:t xml:space="preserve">1.7. </w:t>
      </w:r>
      <w:r w:rsidRPr="005C5370">
        <w:t>Zapotrzebowanie na wodę, odprowadzanie ścieków, zagospodarowanie opadów oraz</w:t>
      </w:r>
      <w:r>
        <w:t xml:space="preserve"> </w:t>
      </w:r>
      <w:r w:rsidRPr="005C5370">
        <w:t>gospodarka odpadami</w:t>
      </w:r>
      <w:bookmarkEnd w:id="344"/>
    </w:p>
    <w:p w14:paraId="6434DC03" w14:textId="77777777" w:rsidR="0001567A" w:rsidRPr="0001567A" w:rsidRDefault="0001567A" w:rsidP="0001567A">
      <w:pPr>
        <w:autoSpaceDE w:val="0"/>
        <w:autoSpaceDN w:val="0"/>
        <w:adjustRightInd w:val="0"/>
        <w:spacing w:line="360" w:lineRule="auto"/>
        <w:jc w:val="both"/>
        <w:rPr>
          <w:rFonts w:ascii="Arial" w:hAnsi="Arial" w:cs="Arial"/>
          <w:sz w:val="20"/>
          <w:szCs w:val="20"/>
        </w:rPr>
      </w:pPr>
      <w:r w:rsidRPr="0001567A">
        <w:rPr>
          <w:rFonts w:ascii="Arial" w:hAnsi="Arial" w:cs="Arial"/>
          <w:sz w:val="20"/>
          <w:szCs w:val="20"/>
        </w:rPr>
        <w:t>Łącze światłowodowe wraz z kanalizacja teletechniczną jest obiektem</w:t>
      </w:r>
      <w:r>
        <w:rPr>
          <w:rFonts w:ascii="Arial" w:hAnsi="Arial" w:cs="Arial"/>
          <w:sz w:val="20"/>
          <w:szCs w:val="20"/>
        </w:rPr>
        <w:t xml:space="preserve"> </w:t>
      </w:r>
      <w:r w:rsidRPr="0001567A">
        <w:rPr>
          <w:rFonts w:ascii="Arial" w:hAnsi="Arial" w:cs="Arial"/>
          <w:sz w:val="20"/>
          <w:szCs w:val="20"/>
        </w:rPr>
        <w:t>bezobsługowym oraz zarządzanym zdalnie. Nie zachodzi konieczność zaopatrzenia w wodę</w:t>
      </w:r>
      <w:r>
        <w:rPr>
          <w:rFonts w:ascii="Arial" w:hAnsi="Arial" w:cs="Arial"/>
          <w:sz w:val="20"/>
          <w:szCs w:val="20"/>
        </w:rPr>
        <w:t xml:space="preserve"> </w:t>
      </w:r>
      <w:r w:rsidRPr="0001567A">
        <w:rPr>
          <w:rFonts w:ascii="Arial" w:hAnsi="Arial" w:cs="Arial"/>
          <w:sz w:val="20"/>
          <w:szCs w:val="20"/>
        </w:rPr>
        <w:t xml:space="preserve">ani budowy sieci </w:t>
      </w:r>
      <w:r w:rsidRPr="0001567A">
        <w:rPr>
          <w:rFonts w:ascii="Arial" w:hAnsi="Arial" w:cs="Arial"/>
          <w:sz w:val="20"/>
          <w:szCs w:val="20"/>
        </w:rPr>
        <w:lastRenderedPageBreak/>
        <w:t>kanalizacyjnej. Inwestycja nie wymaga zaopatrzenia w paliwa, natomiast</w:t>
      </w:r>
      <w:r>
        <w:rPr>
          <w:rFonts w:ascii="Arial" w:hAnsi="Arial" w:cs="Arial"/>
          <w:sz w:val="20"/>
          <w:szCs w:val="20"/>
        </w:rPr>
        <w:t xml:space="preserve"> </w:t>
      </w:r>
      <w:r w:rsidRPr="0001567A">
        <w:rPr>
          <w:rFonts w:ascii="Arial" w:hAnsi="Arial" w:cs="Arial"/>
          <w:sz w:val="20"/>
          <w:szCs w:val="20"/>
        </w:rPr>
        <w:t>energia elektryczna potrzebna do zasilania systemów obiektu będzie wykorzystywana z</w:t>
      </w:r>
      <w:r>
        <w:rPr>
          <w:rFonts w:ascii="Arial" w:hAnsi="Arial" w:cs="Arial"/>
          <w:sz w:val="20"/>
          <w:szCs w:val="20"/>
        </w:rPr>
        <w:t xml:space="preserve"> </w:t>
      </w:r>
      <w:r w:rsidRPr="0001567A">
        <w:rPr>
          <w:rFonts w:ascii="Arial" w:hAnsi="Arial" w:cs="Arial"/>
          <w:sz w:val="20"/>
          <w:szCs w:val="20"/>
        </w:rPr>
        <w:t>istniejących budynków.</w:t>
      </w:r>
    </w:p>
    <w:p w14:paraId="5AE944C4" w14:textId="77777777" w:rsidR="0001567A" w:rsidRPr="0001567A" w:rsidRDefault="0001567A" w:rsidP="0001567A">
      <w:pPr>
        <w:autoSpaceDE w:val="0"/>
        <w:autoSpaceDN w:val="0"/>
        <w:adjustRightInd w:val="0"/>
        <w:spacing w:line="360" w:lineRule="auto"/>
        <w:jc w:val="both"/>
        <w:rPr>
          <w:rFonts w:ascii="Arial" w:hAnsi="Arial" w:cs="Arial"/>
          <w:sz w:val="20"/>
          <w:szCs w:val="20"/>
        </w:rPr>
      </w:pPr>
      <w:r w:rsidRPr="0001567A">
        <w:rPr>
          <w:rFonts w:ascii="Arial" w:hAnsi="Arial" w:cs="Arial"/>
          <w:sz w:val="20"/>
          <w:szCs w:val="20"/>
        </w:rPr>
        <w:t>Wody opadowe będą gospodarowane powierzchniowo na terenie inwestycji.</w:t>
      </w:r>
      <w:r>
        <w:rPr>
          <w:rFonts w:ascii="Arial" w:hAnsi="Arial" w:cs="Arial"/>
          <w:sz w:val="20"/>
          <w:szCs w:val="20"/>
        </w:rPr>
        <w:t xml:space="preserve"> </w:t>
      </w:r>
    </w:p>
    <w:p w14:paraId="41FFFFB3" w14:textId="77777777" w:rsidR="0001567A" w:rsidRPr="0001567A" w:rsidRDefault="0001567A" w:rsidP="0001567A">
      <w:pPr>
        <w:autoSpaceDE w:val="0"/>
        <w:autoSpaceDN w:val="0"/>
        <w:adjustRightInd w:val="0"/>
        <w:spacing w:line="360" w:lineRule="auto"/>
        <w:jc w:val="both"/>
        <w:rPr>
          <w:rFonts w:ascii="Arial" w:hAnsi="Arial" w:cs="Arial"/>
          <w:sz w:val="20"/>
          <w:szCs w:val="20"/>
        </w:rPr>
      </w:pPr>
      <w:r w:rsidRPr="0001567A">
        <w:rPr>
          <w:rFonts w:ascii="Arial" w:hAnsi="Arial" w:cs="Arial"/>
          <w:sz w:val="20"/>
          <w:szCs w:val="20"/>
        </w:rPr>
        <w:t>W zakresie gospodarki odpadami w czasie budowy przewiduje się ich selektywne</w:t>
      </w:r>
      <w:r>
        <w:rPr>
          <w:rFonts w:ascii="Arial" w:hAnsi="Arial" w:cs="Arial"/>
          <w:sz w:val="20"/>
          <w:szCs w:val="20"/>
        </w:rPr>
        <w:t xml:space="preserve"> </w:t>
      </w:r>
      <w:r w:rsidRPr="0001567A">
        <w:rPr>
          <w:rFonts w:ascii="Arial" w:hAnsi="Arial" w:cs="Arial"/>
          <w:sz w:val="20"/>
          <w:szCs w:val="20"/>
        </w:rPr>
        <w:t>gromadzenie bieżąco w odpowiednich pojemnikach i niezwłoczny ich odbiór przez</w:t>
      </w:r>
      <w:r>
        <w:rPr>
          <w:rFonts w:ascii="Arial" w:hAnsi="Arial" w:cs="Arial"/>
          <w:sz w:val="20"/>
          <w:szCs w:val="20"/>
        </w:rPr>
        <w:t xml:space="preserve"> </w:t>
      </w:r>
      <w:r w:rsidRPr="0001567A">
        <w:rPr>
          <w:rFonts w:ascii="Arial" w:hAnsi="Arial" w:cs="Arial"/>
          <w:sz w:val="20"/>
          <w:szCs w:val="20"/>
        </w:rPr>
        <w:t>przedsiębiorstwa posiadające pozwolenia na gospodarowanie wszystkimi wytwarzanymi</w:t>
      </w:r>
      <w:r>
        <w:rPr>
          <w:rFonts w:ascii="Arial" w:hAnsi="Arial" w:cs="Arial"/>
          <w:sz w:val="20"/>
          <w:szCs w:val="20"/>
        </w:rPr>
        <w:t xml:space="preserve"> </w:t>
      </w:r>
      <w:r w:rsidRPr="0001567A">
        <w:rPr>
          <w:rFonts w:ascii="Arial" w:hAnsi="Arial" w:cs="Arial"/>
          <w:sz w:val="20"/>
          <w:szCs w:val="20"/>
        </w:rPr>
        <w:t>odpadami.</w:t>
      </w:r>
    </w:p>
    <w:p w14:paraId="15015078" w14:textId="77777777" w:rsidR="005C5370" w:rsidRDefault="0001567A" w:rsidP="0001567A">
      <w:pPr>
        <w:autoSpaceDE w:val="0"/>
        <w:autoSpaceDN w:val="0"/>
        <w:adjustRightInd w:val="0"/>
        <w:spacing w:line="360" w:lineRule="auto"/>
        <w:jc w:val="both"/>
        <w:rPr>
          <w:rFonts w:ascii="Arial" w:hAnsi="Arial" w:cs="Arial"/>
          <w:sz w:val="20"/>
          <w:szCs w:val="20"/>
        </w:rPr>
      </w:pPr>
      <w:r w:rsidRPr="0001567A">
        <w:rPr>
          <w:rFonts w:ascii="Arial" w:hAnsi="Arial" w:cs="Arial"/>
          <w:sz w:val="20"/>
          <w:szCs w:val="20"/>
        </w:rPr>
        <w:t>Obiekt jest bezobsługowy, na etapie jego eksploatacji nie przewiduje się powstawania</w:t>
      </w:r>
      <w:r>
        <w:rPr>
          <w:rFonts w:ascii="Arial" w:hAnsi="Arial" w:cs="Arial"/>
          <w:sz w:val="20"/>
          <w:szCs w:val="20"/>
        </w:rPr>
        <w:t xml:space="preserve"> </w:t>
      </w:r>
      <w:r w:rsidRPr="0001567A">
        <w:rPr>
          <w:rFonts w:ascii="Arial" w:hAnsi="Arial" w:cs="Arial"/>
          <w:sz w:val="20"/>
          <w:szCs w:val="20"/>
        </w:rPr>
        <w:t>odpadów.</w:t>
      </w:r>
    </w:p>
    <w:p w14:paraId="6E78C848" w14:textId="77777777" w:rsidR="0001567A" w:rsidRDefault="0001567A" w:rsidP="0001567A">
      <w:pPr>
        <w:autoSpaceDE w:val="0"/>
        <w:autoSpaceDN w:val="0"/>
        <w:adjustRightInd w:val="0"/>
        <w:jc w:val="both"/>
        <w:rPr>
          <w:rFonts w:ascii="Arial" w:hAnsi="Arial" w:cs="Arial"/>
          <w:sz w:val="20"/>
          <w:szCs w:val="20"/>
        </w:rPr>
      </w:pPr>
    </w:p>
    <w:p w14:paraId="2AA8774E" w14:textId="77777777" w:rsidR="005C5370" w:rsidRPr="005C5370" w:rsidRDefault="005C5370" w:rsidP="005C5370">
      <w:pPr>
        <w:autoSpaceDE w:val="0"/>
        <w:autoSpaceDN w:val="0"/>
        <w:adjustRightInd w:val="0"/>
        <w:rPr>
          <w:rFonts w:ascii="Arial" w:eastAsia="Arial" w:hAnsi="Arial" w:cs="Arial"/>
          <w:b/>
          <w:bCs/>
        </w:rPr>
      </w:pPr>
      <w:r w:rsidRPr="005C5370">
        <w:rPr>
          <w:rFonts w:ascii="Arial" w:eastAsia="Arial" w:hAnsi="Arial" w:cs="Arial"/>
          <w:b/>
          <w:bCs/>
        </w:rPr>
        <w:t>1.8. Dane informujące o wpisaniu działki do rejestru dziedzictwa kulturowego i zabytków</w:t>
      </w:r>
      <w:r>
        <w:rPr>
          <w:rFonts w:ascii="Arial" w:eastAsia="Arial" w:hAnsi="Arial" w:cs="Arial"/>
          <w:b/>
          <w:bCs/>
        </w:rPr>
        <w:t xml:space="preserve"> </w:t>
      </w:r>
      <w:r w:rsidRPr="005C5370">
        <w:rPr>
          <w:rFonts w:ascii="Arial" w:eastAsia="Arial" w:hAnsi="Arial" w:cs="Arial"/>
          <w:b/>
          <w:bCs/>
        </w:rPr>
        <w:t>oraz dóbr kultury współczesnej</w:t>
      </w:r>
    </w:p>
    <w:p w14:paraId="1BF5BCA3" w14:textId="77777777" w:rsidR="005C5370" w:rsidRDefault="005C5370" w:rsidP="007359C4">
      <w:pPr>
        <w:spacing w:line="360" w:lineRule="auto"/>
        <w:jc w:val="both"/>
        <w:rPr>
          <w:rFonts w:ascii="Arial" w:hAnsi="Arial" w:cs="Arial"/>
          <w:sz w:val="20"/>
          <w:szCs w:val="20"/>
        </w:rPr>
      </w:pPr>
    </w:p>
    <w:p w14:paraId="3D526FC3" w14:textId="77777777" w:rsidR="00C25E53" w:rsidRDefault="00C25E53" w:rsidP="007359C4">
      <w:pPr>
        <w:spacing w:line="360" w:lineRule="auto"/>
        <w:jc w:val="both"/>
        <w:rPr>
          <w:rFonts w:ascii="Arial" w:hAnsi="Arial" w:cs="Arial"/>
          <w:sz w:val="20"/>
          <w:szCs w:val="20"/>
        </w:rPr>
      </w:pPr>
      <w:r>
        <w:rPr>
          <w:rFonts w:ascii="Arial" w:hAnsi="Arial" w:cs="Arial"/>
          <w:sz w:val="20"/>
          <w:szCs w:val="20"/>
        </w:rPr>
        <w:t>Wpis uzależniony od stanu faktycznego i przewidzianego trasowania, np.:</w:t>
      </w:r>
    </w:p>
    <w:p w14:paraId="1E966EAC" w14:textId="77777777" w:rsidR="00C25E53" w:rsidRDefault="00C25E53" w:rsidP="00C25E53">
      <w:pPr>
        <w:autoSpaceDE w:val="0"/>
        <w:autoSpaceDN w:val="0"/>
        <w:adjustRightInd w:val="0"/>
        <w:spacing w:line="360" w:lineRule="auto"/>
        <w:jc w:val="both"/>
        <w:rPr>
          <w:rFonts w:ascii="Arial" w:hAnsi="Arial" w:cs="Arial"/>
          <w:sz w:val="20"/>
          <w:szCs w:val="20"/>
        </w:rPr>
      </w:pPr>
      <w:r w:rsidRPr="00C25E53">
        <w:rPr>
          <w:rFonts w:ascii="Arial" w:hAnsi="Arial" w:cs="Arial"/>
          <w:sz w:val="20"/>
          <w:szCs w:val="20"/>
        </w:rPr>
        <w:t>W obszarze objętym inwestycja nie występują tereny wymagające określenia zasad</w:t>
      </w:r>
      <w:r>
        <w:rPr>
          <w:rFonts w:ascii="Arial" w:hAnsi="Arial" w:cs="Arial"/>
          <w:sz w:val="20"/>
          <w:szCs w:val="20"/>
        </w:rPr>
        <w:t xml:space="preserve"> </w:t>
      </w:r>
      <w:r w:rsidRPr="00C25E53">
        <w:rPr>
          <w:rFonts w:ascii="Arial" w:hAnsi="Arial" w:cs="Arial"/>
          <w:sz w:val="20"/>
          <w:szCs w:val="20"/>
        </w:rPr>
        <w:t>ochrony dziedzictwa kulturowego i zabytków oraz dóbr kultury współczesnej.</w:t>
      </w:r>
    </w:p>
    <w:p w14:paraId="0C20865E" w14:textId="77777777" w:rsidR="00C25E53" w:rsidRDefault="00C25E53" w:rsidP="00C25E53">
      <w:pPr>
        <w:autoSpaceDE w:val="0"/>
        <w:autoSpaceDN w:val="0"/>
        <w:adjustRightInd w:val="0"/>
        <w:spacing w:line="360" w:lineRule="auto"/>
        <w:rPr>
          <w:rFonts w:ascii="Arial" w:hAnsi="Arial" w:cs="Arial"/>
          <w:sz w:val="20"/>
          <w:szCs w:val="20"/>
        </w:rPr>
      </w:pPr>
    </w:p>
    <w:p w14:paraId="56CF7B5F" w14:textId="77777777" w:rsidR="005C5370" w:rsidRPr="005C5370" w:rsidRDefault="005C5370" w:rsidP="007359C4">
      <w:pPr>
        <w:spacing w:line="360" w:lineRule="auto"/>
        <w:jc w:val="both"/>
        <w:rPr>
          <w:rFonts w:ascii="Arial" w:eastAsia="Arial" w:hAnsi="Arial" w:cs="Arial"/>
          <w:b/>
          <w:bCs/>
        </w:rPr>
      </w:pPr>
      <w:r w:rsidRPr="005C5370">
        <w:rPr>
          <w:rFonts w:ascii="Arial" w:eastAsia="Arial" w:hAnsi="Arial" w:cs="Arial"/>
          <w:b/>
          <w:bCs/>
        </w:rPr>
        <w:t>1.9. Dane określające wpływ eksploatacji górniczej na teren inwestycji</w:t>
      </w:r>
    </w:p>
    <w:p w14:paraId="70BCC054" w14:textId="77777777" w:rsidR="00C25E53" w:rsidRDefault="00C25E53" w:rsidP="00C25E53">
      <w:pPr>
        <w:spacing w:line="360" w:lineRule="auto"/>
        <w:jc w:val="both"/>
        <w:rPr>
          <w:rFonts w:ascii="Arial" w:hAnsi="Arial" w:cs="Arial"/>
          <w:sz w:val="20"/>
          <w:szCs w:val="20"/>
        </w:rPr>
      </w:pPr>
      <w:r>
        <w:rPr>
          <w:rFonts w:ascii="Arial" w:hAnsi="Arial" w:cs="Arial"/>
          <w:sz w:val="20"/>
          <w:szCs w:val="20"/>
        </w:rPr>
        <w:t>Wpis uzależniony od stanu faktycznego i przewidzianego trasowania, np.:</w:t>
      </w:r>
    </w:p>
    <w:p w14:paraId="142B4809" w14:textId="77777777" w:rsidR="005C5370" w:rsidRDefault="00C25E53" w:rsidP="00C25E53">
      <w:pPr>
        <w:autoSpaceDE w:val="0"/>
        <w:autoSpaceDN w:val="0"/>
        <w:adjustRightInd w:val="0"/>
        <w:spacing w:line="360" w:lineRule="auto"/>
        <w:jc w:val="both"/>
        <w:rPr>
          <w:rFonts w:ascii="Arial" w:hAnsi="Arial" w:cs="Arial"/>
          <w:sz w:val="20"/>
          <w:szCs w:val="20"/>
        </w:rPr>
      </w:pPr>
      <w:r w:rsidRPr="00C25E53">
        <w:rPr>
          <w:rFonts w:ascii="Arial" w:hAnsi="Arial" w:cs="Arial"/>
          <w:sz w:val="20"/>
          <w:szCs w:val="20"/>
        </w:rPr>
        <w:t>W granicach obszaru objętego realizacją inwestycji nie występują tereny górnicze</w:t>
      </w:r>
      <w:r>
        <w:rPr>
          <w:rFonts w:ascii="Arial" w:hAnsi="Arial" w:cs="Arial"/>
          <w:sz w:val="20"/>
          <w:szCs w:val="20"/>
        </w:rPr>
        <w:t xml:space="preserve"> </w:t>
      </w:r>
      <w:r w:rsidRPr="00C25E53">
        <w:rPr>
          <w:rFonts w:ascii="Arial" w:hAnsi="Arial" w:cs="Arial"/>
          <w:sz w:val="20"/>
          <w:szCs w:val="20"/>
        </w:rPr>
        <w:t>oraz tereny zagrożone osuwaniem się mas ziemnych.</w:t>
      </w:r>
    </w:p>
    <w:p w14:paraId="5B773BF0" w14:textId="77777777" w:rsidR="00DB5D8C" w:rsidRDefault="00DB5D8C" w:rsidP="00C25E53">
      <w:pPr>
        <w:autoSpaceDE w:val="0"/>
        <w:autoSpaceDN w:val="0"/>
        <w:adjustRightInd w:val="0"/>
        <w:spacing w:line="360" w:lineRule="auto"/>
        <w:jc w:val="both"/>
        <w:rPr>
          <w:rFonts w:ascii="Arial" w:hAnsi="Arial" w:cs="Arial"/>
          <w:sz w:val="20"/>
          <w:szCs w:val="20"/>
        </w:rPr>
      </w:pPr>
    </w:p>
    <w:p w14:paraId="084348A6" w14:textId="77777777" w:rsidR="00DB5D8C" w:rsidRDefault="00DB5D8C" w:rsidP="00C25E53">
      <w:pPr>
        <w:autoSpaceDE w:val="0"/>
        <w:autoSpaceDN w:val="0"/>
        <w:adjustRightInd w:val="0"/>
        <w:spacing w:line="360" w:lineRule="auto"/>
        <w:jc w:val="both"/>
        <w:rPr>
          <w:rFonts w:ascii="Arial" w:hAnsi="Arial" w:cs="Arial"/>
          <w:sz w:val="20"/>
          <w:szCs w:val="20"/>
        </w:rPr>
      </w:pPr>
    </w:p>
    <w:p w14:paraId="1846AF58" w14:textId="77777777" w:rsidR="00DB5D8C" w:rsidRDefault="00DB5D8C" w:rsidP="00C25E53">
      <w:pPr>
        <w:autoSpaceDE w:val="0"/>
        <w:autoSpaceDN w:val="0"/>
        <w:adjustRightInd w:val="0"/>
        <w:spacing w:line="360" w:lineRule="auto"/>
        <w:jc w:val="both"/>
        <w:rPr>
          <w:ins w:id="345" w:author="Marcin Walenciej (75524)" w:date="2026-03-21T09:18:00Z" w16du:dateUtc="2026-03-21T08:18:00Z"/>
          <w:rFonts w:ascii="Arial" w:hAnsi="Arial" w:cs="Arial"/>
          <w:sz w:val="20"/>
          <w:szCs w:val="20"/>
        </w:rPr>
      </w:pPr>
    </w:p>
    <w:p w14:paraId="0DA25293" w14:textId="77777777" w:rsidR="00006778" w:rsidRDefault="00006778" w:rsidP="00C25E53">
      <w:pPr>
        <w:autoSpaceDE w:val="0"/>
        <w:autoSpaceDN w:val="0"/>
        <w:adjustRightInd w:val="0"/>
        <w:spacing w:line="360" w:lineRule="auto"/>
        <w:jc w:val="both"/>
        <w:rPr>
          <w:ins w:id="346" w:author="Marcin Walenciej (75524)" w:date="2026-03-21T09:18:00Z" w16du:dateUtc="2026-03-21T08:18:00Z"/>
          <w:rFonts w:ascii="Arial" w:hAnsi="Arial" w:cs="Arial"/>
          <w:sz w:val="20"/>
          <w:szCs w:val="20"/>
        </w:rPr>
      </w:pPr>
    </w:p>
    <w:p w14:paraId="17897479" w14:textId="77777777" w:rsidR="00006778" w:rsidRDefault="00006778" w:rsidP="00C25E53">
      <w:pPr>
        <w:autoSpaceDE w:val="0"/>
        <w:autoSpaceDN w:val="0"/>
        <w:adjustRightInd w:val="0"/>
        <w:spacing w:line="360" w:lineRule="auto"/>
        <w:jc w:val="both"/>
        <w:rPr>
          <w:rFonts w:ascii="Arial" w:hAnsi="Arial" w:cs="Arial"/>
          <w:sz w:val="20"/>
          <w:szCs w:val="20"/>
        </w:rPr>
      </w:pPr>
    </w:p>
    <w:p w14:paraId="6AC18ECB" w14:textId="77777777" w:rsidR="00DB5D8C" w:rsidRPr="00C25E53" w:rsidRDefault="00DB5D8C" w:rsidP="00C25E53">
      <w:pPr>
        <w:autoSpaceDE w:val="0"/>
        <w:autoSpaceDN w:val="0"/>
        <w:adjustRightInd w:val="0"/>
        <w:spacing w:line="360" w:lineRule="auto"/>
        <w:jc w:val="both"/>
        <w:rPr>
          <w:rFonts w:ascii="Arial" w:hAnsi="Arial" w:cs="Arial"/>
          <w:sz w:val="20"/>
          <w:szCs w:val="20"/>
        </w:rPr>
      </w:pPr>
    </w:p>
    <w:p w14:paraId="1E8FFB0F" w14:textId="77777777" w:rsidR="005C5370" w:rsidRPr="005C5370" w:rsidRDefault="005C5370" w:rsidP="007359C4">
      <w:pPr>
        <w:spacing w:line="360" w:lineRule="auto"/>
        <w:jc w:val="both"/>
        <w:rPr>
          <w:rFonts w:ascii="Arial" w:eastAsia="Arial" w:hAnsi="Arial" w:cs="Arial"/>
          <w:b/>
          <w:bCs/>
        </w:rPr>
      </w:pPr>
      <w:r w:rsidRPr="005C5370">
        <w:rPr>
          <w:rFonts w:ascii="Arial" w:eastAsia="Arial" w:hAnsi="Arial" w:cs="Arial"/>
          <w:b/>
          <w:bCs/>
        </w:rPr>
        <w:t>1.10. Oświadczenie projektanta i sprawdzającego</w:t>
      </w:r>
    </w:p>
    <w:p w14:paraId="149F24DA" w14:textId="77777777" w:rsidR="00835A5A" w:rsidRPr="00835A5A" w:rsidRDefault="00835A5A" w:rsidP="00835A5A">
      <w:pPr>
        <w:autoSpaceDE w:val="0"/>
        <w:autoSpaceDN w:val="0"/>
        <w:adjustRightInd w:val="0"/>
        <w:ind w:firstLine="708"/>
        <w:jc w:val="right"/>
        <w:rPr>
          <w:rFonts w:ascii="Arial" w:eastAsiaTheme="minorHAnsi" w:hAnsi="Arial" w:cs="Arial"/>
          <w:sz w:val="20"/>
          <w:szCs w:val="20"/>
        </w:rPr>
      </w:pPr>
      <w:r w:rsidRPr="00835A5A">
        <w:rPr>
          <w:rFonts w:ascii="Arial" w:eastAsiaTheme="minorHAnsi" w:hAnsi="Arial" w:cs="Arial"/>
          <w:sz w:val="20"/>
          <w:szCs w:val="20"/>
        </w:rPr>
        <w:t xml:space="preserve">Białystok, </w:t>
      </w:r>
      <w:r w:rsidR="00DB5D8C">
        <w:rPr>
          <w:rFonts w:ascii="Arial" w:eastAsiaTheme="minorHAnsi" w:hAnsi="Arial" w:cs="Arial"/>
          <w:sz w:val="20"/>
          <w:szCs w:val="20"/>
        </w:rPr>
        <w:t>………………</w:t>
      </w:r>
      <w:r w:rsidRPr="00835A5A">
        <w:rPr>
          <w:rFonts w:ascii="Arial" w:eastAsiaTheme="minorHAnsi" w:hAnsi="Arial" w:cs="Arial"/>
          <w:sz w:val="20"/>
          <w:szCs w:val="20"/>
        </w:rPr>
        <w:t xml:space="preserve"> r.</w:t>
      </w:r>
    </w:p>
    <w:p w14:paraId="38556DBA" w14:textId="77777777" w:rsidR="00835A5A" w:rsidRPr="00835A5A" w:rsidRDefault="00835A5A" w:rsidP="00835A5A">
      <w:pPr>
        <w:autoSpaceDE w:val="0"/>
        <w:autoSpaceDN w:val="0"/>
        <w:adjustRightInd w:val="0"/>
        <w:jc w:val="center"/>
        <w:rPr>
          <w:rFonts w:ascii="Arial" w:eastAsiaTheme="minorHAnsi" w:hAnsi="Arial" w:cs="Arial"/>
          <w:b/>
          <w:bCs/>
          <w:sz w:val="20"/>
          <w:szCs w:val="20"/>
        </w:rPr>
      </w:pPr>
    </w:p>
    <w:p w14:paraId="405F4AB1" w14:textId="77777777" w:rsidR="00835A5A" w:rsidRPr="00835A5A" w:rsidRDefault="00835A5A" w:rsidP="00835A5A">
      <w:pPr>
        <w:autoSpaceDE w:val="0"/>
        <w:autoSpaceDN w:val="0"/>
        <w:adjustRightInd w:val="0"/>
        <w:jc w:val="center"/>
        <w:rPr>
          <w:rFonts w:ascii="Arial" w:eastAsiaTheme="minorHAnsi" w:hAnsi="Arial" w:cs="Arial"/>
          <w:b/>
          <w:bCs/>
          <w:sz w:val="20"/>
          <w:szCs w:val="20"/>
        </w:rPr>
      </w:pPr>
      <w:r w:rsidRPr="00835A5A">
        <w:rPr>
          <w:rFonts w:ascii="Arial" w:eastAsiaTheme="minorHAnsi" w:hAnsi="Arial" w:cs="Arial"/>
          <w:b/>
          <w:bCs/>
          <w:sz w:val="20"/>
          <w:szCs w:val="20"/>
        </w:rPr>
        <w:t>OŚWIADCZENIE PROJEKTANTA I SPRAWDZAJĄCEGO</w:t>
      </w:r>
    </w:p>
    <w:p w14:paraId="22C14524" w14:textId="77777777" w:rsidR="00835A5A" w:rsidRDefault="00835A5A" w:rsidP="00835A5A">
      <w:pPr>
        <w:autoSpaceDE w:val="0"/>
        <w:autoSpaceDN w:val="0"/>
        <w:adjustRightInd w:val="0"/>
        <w:rPr>
          <w:rFonts w:ascii="Arial" w:eastAsiaTheme="minorHAnsi" w:hAnsi="Arial" w:cs="Arial"/>
          <w:sz w:val="20"/>
          <w:szCs w:val="20"/>
        </w:rPr>
      </w:pPr>
    </w:p>
    <w:p w14:paraId="6B862B93" w14:textId="77777777" w:rsidR="005C5370" w:rsidRDefault="00835A5A" w:rsidP="00835A5A">
      <w:pPr>
        <w:autoSpaceDE w:val="0"/>
        <w:autoSpaceDN w:val="0"/>
        <w:adjustRightInd w:val="0"/>
        <w:jc w:val="both"/>
        <w:rPr>
          <w:rFonts w:ascii="Arial" w:eastAsiaTheme="minorHAnsi" w:hAnsi="Arial" w:cs="Arial"/>
          <w:sz w:val="20"/>
          <w:szCs w:val="20"/>
        </w:rPr>
      </w:pPr>
      <w:r w:rsidRPr="00835A5A">
        <w:rPr>
          <w:rFonts w:ascii="Arial" w:eastAsiaTheme="minorHAnsi" w:hAnsi="Arial" w:cs="Arial"/>
          <w:sz w:val="20"/>
          <w:szCs w:val="20"/>
        </w:rPr>
        <w:t>Na podstawie art. 20 ust. 4 Ustawy z dnia 7 lipca 1994 r. – Prawo budowlane</w:t>
      </w:r>
      <w:r>
        <w:rPr>
          <w:rFonts w:ascii="Arial" w:eastAsiaTheme="minorHAnsi" w:hAnsi="Arial" w:cs="Arial"/>
          <w:sz w:val="20"/>
          <w:szCs w:val="20"/>
        </w:rPr>
        <w:t xml:space="preserve"> </w:t>
      </w:r>
      <w:r w:rsidRPr="00835A5A">
        <w:rPr>
          <w:rFonts w:ascii="Arial" w:eastAsiaTheme="minorHAnsi" w:hAnsi="Arial" w:cs="Arial"/>
          <w:b/>
          <w:bCs/>
          <w:sz w:val="20"/>
          <w:szCs w:val="20"/>
        </w:rPr>
        <w:t>oświadczam</w:t>
      </w:r>
      <w:r w:rsidRPr="00835A5A">
        <w:rPr>
          <w:rFonts w:ascii="Arial" w:eastAsiaTheme="minorHAnsi" w:hAnsi="Arial" w:cs="Arial"/>
          <w:sz w:val="20"/>
          <w:szCs w:val="20"/>
        </w:rPr>
        <w:t>, że Projekt wykonawczy „</w:t>
      </w:r>
      <w:r>
        <w:rPr>
          <w:rFonts w:ascii="Arial" w:eastAsiaTheme="minorHAnsi" w:hAnsi="Arial" w:cs="Arial"/>
          <w:sz w:val="20"/>
          <w:szCs w:val="20"/>
        </w:rPr>
        <w:t>…………………….</w:t>
      </w:r>
      <w:r w:rsidRPr="00835A5A">
        <w:rPr>
          <w:rFonts w:ascii="Arial" w:eastAsiaTheme="minorHAnsi" w:hAnsi="Arial" w:cs="Arial"/>
          <w:i/>
          <w:iCs/>
          <w:sz w:val="20"/>
          <w:szCs w:val="20"/>
        </w:rPr>
        <w:t xml:space="preserve">” </w:t>
      </w:r>
      <w:r w:rsidRPr="00835A5A">
        <w:rPr>
          <w:rFonts w:ascii="Arial" w:eastAsiaTheme="minorHAnsi" w:hAnsi="Arial" w:cs="Arial"/>
          <w:sz w:val="20"/>
          <w:szCs w:val="20"/>
        </w:rPr>
        <w:t>został sporządzony</w:t>
      </w:r>
      <w:r>
        <w:rPr>
          <w:rFonts w:ascii="Arial" w:eastAsiaTheme="minorHAnsi" w:hAnsi="Arial" w:cs="Arial"/>
          <w:sz w:val="20"/>
          <w:szCs w:val="20"/>
        </w:rPr>
        <w:t xml:space="preserve"> </w:t>
      </w:r>
      <w:r w:rsidRPr="00835A5A">
        <w:rPr>
          <w:rFonts w:ascii="Arial" w:eastAsiaTheme="minorHAnsi" w:hAnsi="Arial" w:cs="Arial"/>
          <w:sz w:val="20"/>
          <w:szCs w:val="20"/>
        </w:rPr>
        <w:t>zgodnie z obowiązującymi przepisami oraz zasadami wiedzy technicznej.</w:t>
      </w:r>
    </w:p>
    <w:p w14:paraId="15429AC5" w14:textId="77777777" w:rsidR="00835A5A" w:rsidRDefault="00835A5A" w:rsidP="00835A5A">
      <w:pPr>
        <w:autoSpaceDE w:val="0"/>
        <w:autoSpaceDN w:val="0"/>
        <w:adjustRightInd w:val="0"/>
        <w:jc w:val="both"/>
        <w:rPr>
          <w:rFonts w:ascii="Arial" w:eastAsiaTheme="minorHAnsi" w:hAnsi="Arial" w:cs="Arial"/>
          <w:sz w:val="20"/>
          <w:szCs w:val="20"/>
        </w:rPr>
      </w:pPr>
    </w:p>
    <w:tbl>
      <w:tblPr>
        <w:tblStyle w:val="Tabela-Siatka"/>
        <w:tblW w:w="0" w:type="auto"/>
        <w:tblLook w:val="04A0" w:firstRow="1" w:lastRow="0" w:firstColumn="1" w:lastColumn="0" w:noHBand="0" w:noVBand="1"/>
      </w:tblPr>
      <w:tblGrid>
        <w:gridCol w:w="3070"/>
        <w:gridCol w:w="3071"/>
        <w:gridCol w:w="3071"/>
      </w:tblGrid>
      <w:tr w:rsidR="00835A5A" w14:paraId="61AE1424" w14:textId="77777777" w:rsidTr="00835A5A">
        <w:tc>
          <w:tcPr>
            <w:tcW w:w="3070" w:type="dxa"/>
          </w:tcPr>
          <w:p w14:paraId="37382E7D" w14:textId="77777777" w:rsidR="00835A5A" w:rsidRDefault="00835A5A" w:rsidP="00C95DDB">
            <w:pPr>
              <w:autoSpaceDE w:val="0"/>
              <w:autoSpaceDN w:val="0"/>
              <w:adjustRightInd w:val="0"/>
              <w:jc w:val="center"/>
              <w:rPr>
                <w:rFonts w:ascii="Arial" w:eastAsiaTheme="minorHAnsi" w:hAnsi="Arial" w:cs="Arial"/>
                <w:sz w:val="20"/>
                <w:szCs w:val="20"/>
              </w:rPr>
            </w:pPr>
            <w:r>
              <w:rPr>
                <w:rFonts w:ascii="Arial" w:eastAsiaTheme="minorHAnsi" w:hAnsi="Arial" w:cs="Arial"/>
                <w:sz w:val="20"/>
                <w:szCs w:val="20"/>
              </w:rPr>
              <w:t>Imię i nazwisko</w:t>
            </w:r>
          </w:p>
        </w:tc>
        <w:tc>
          <w:tcPr>
            <w:tcW w:w="3071" w:type="dxa"/>
          </w:tcPr>
          <w:p w14:paraId="015C50B9" w14:textId="77777777" w:rsidR="00835A5A" w:rsidRDefault="00835A5A" w:rsidP="00C95DDB">
            <w:pPr>
              <w:autoSpaceDE w:val="0"/>
              <w:autoSpaceDN w:val="0"/>
              <w:adjustRightInd w:val="0"/>
              <w:jc w:val="center"/>
              <w:rPr>
                <w:rFonts w:ascii="Arial" w:eastAsiaTheme="minorHAnsi" w:hAnsi="Arial" w:cs="Arial"/>
                <w:sz w:val="20"/>
                <w:szCs w:val="20"/>
              </w:rPr>
            </w:pPr>
            <w:r>
              <w:rPr>
                <w:rFonts w:ascii="Arial" w:eastAsiaTheme="minorHAnsi" w:hAnsi="Arial" w:cs="Arial"/>
                <w:sz w:val="20"/>
                <w:szCs w:val="20"/>
              </w:rPr>
              <w:t>Nr uprawnień</w:t>
            </w:r>
          </w:p>
        </w:tc>
        <w:tc>
          <w:tcPr>
            <w:tcW w:w="3071" w:type="dxa"/>
          </w:tcPr>
          <w:p w14:paraId="4D917E7B" w14:textId="77777777" w:rsidR="00835A5A" w:rsidRDefault="00835A5A" w:rsidP="00C95DDB">
            <w:pPr>
              <w:autoSpaceDE w:val="0"/>
              <w:autoSpaceDN w:val="0"/>
              <w:adjustRightInd w:val="0"/>
              <w:jc w:val="center"/>
              <w:rPr>
                <w:rFonts w:ascii="Arial" w:eastAsiaTheme="minorHAnsi" w:hAnsi="Arial" w:cs="Arial"/>
                <w:sz w:val="20"/>
                <w:szCs w:val="20"/>
              </w:rPr>
            </w:pPr>
            <w:r>
              <w:rPr>
                <w:rFonts w:ascii="Arial" w:eastAsiaTheme="minorHAnsi" w:hAnsi="Arial" w:cs="Arial"/>
                <w:sz w:val="20"/>
                <w:szCs w:val="20"/>
              </w:rPr>
              <w:t>podpis</w:t>
            </w:r>
          </w:p>
        </w:tc>
      </w:tr>
      <w:tr w:rsidR="00835A5A" w14:paraId="4C89B419" w14:textId="77777777" w:rsidTr="00242A4B">
        <w:tc>
          <w:tcPr>
            <w:tcW w:w="9212" w:type="dxa"/>
            <w:gridSpan w:val="3"/>
          </w:tcPr>
          <w:p w14:paraId="6E479E1D" w14:textId="77777777" w:rsidR="00835A5A" w:rsidRDefault="00835A5A" w:rsidP="00835A5A">
            <w:pPr>
              <w:autoSpaceDE w:val="0"/>
              <w:autoSpaceDN w:val="0"/>
              <w:adjustRightInd w:val="0"/>
              <w:jc w:val="both"/>
              <w:rPr>
                <w:rFonts w:ascii="Arial" w:eastAsiaTheme="minorHAnsi" w:hAnsi="Arial" w:cs="Arial"/>
                <w:sz w:val="20"/>
                <w:szCs w:val="20"/>
              </w:rPr>
            </w:pPr>
            <w:r>
              <w:rPr>
                <w:rFonts w:ascii="Arial" w:eastAsiaTheme="minorHAnsi" w:hAnsi="Arial" w:cs="Arial"/>
                <w:sz w:val="20"/>
                <w:szCs w:val="20"/>
              </w:rPr>
              <w:t>Projektant:</w:t>
            </w:r>
          </w:p>
        </w:tc>
      </w:tr>
      <w:tr w:rsidR="00835A5A" w14:paraId="6054F080" w14:textId="77777777" w:rsidTr="00835A5A">
        <w:tc>
          <w:tcPr>
            <w:tcW w:w="3070" w:type="dxa"/>
          </w:tcPr>
          <w:p w14:paraId="59CEFCC5" w14:textId="77777777" w:rsidR="00835A5A" w:rsidRDefault="00835A5A" w:rsidP="00835A5A">
            <w:pPr>
              <w:autoSpaceDE w:val="0"/>
              <w:autoSpaceDN w:val="0"/>
              <w:adjustRightInd w:val="0"/>
              <w:jc w:val="both"/>
              <w:rPr>
                <w:rFonts w:ascii="Arial" w:eastAsiaTheme="minorHAnsi" w:hAnsi="Arial" w:cs="Arial"/>
                <w:sz w:val="20"/>
                <w:szCs w:val="20"/>
              </w:rPr>
            </w:pPr>
          </w:p>
          <w:p w14:paraId="74C3FBA9" w14:textId="77777777" w:rsidR="00C95DDB" w:rsidRDefault="00C95DDB" w:rsidP="00835A5A">
            <w:pPr>
              <w:autoSpaceDE w:val="0"/>
              <w:autoSpaceDN w:val="0"/>
              <w:adjustRightInd w:val="0"/>
              <w:jc w:val="both"/>
              <w:rPr>
                <w:rFonts w:ascii="Arial" w:eastAsiaTheme="minorHAnsi" w:hAnsi="Arial" w:cs="Arial"/>
                <w:sz w:val="20"/>
                <w:szCs w:val="20"/>
              </w:rPr>
            </w:pPr>
          </w:p>
        </w:tc>
        <w:tc>
          <w:tcPr>
            <w:tcW w:w="3071" w:type="dxa"/>
          </w:tcPr>
          <w:p w14:paraId="1D9A8A64" w14:textId="77777777" w:rsidR="00835A5A" w:rsidRDefault="00835A5A" w:rsidP="00835A5A">
            <w:pPr>
              <w:autoSpaceDE w:val="0"/>
              <w:autoSpaceDN w:val="0"/>
              <w:adjustRightInd w:val="0"/>
              <w:jc w:val="both"/>
              <w:rPr>
                <w:rFonts w:ascii="Arial" w:eastAsiaTheme="minorHAnsi" w:hAnsi="Arial" w:cs="Arial"/>
                <w:sz w:val="20"/>
                <w:szCs w:val="20"/>
              </w:rPr>
            </w:pPr>
          </w:p>
        </w:tc>
        <w:tc>
          <w:tcPr>
            <w:tcW w:w="3071" w:type="dxa"/>
          </w:tcPr>
          <w:p w14:paraId="4CBBEBE1" w14:textId="77777777" w:rsidR="00835A5A" w:rsidRDefault="00835A5A" w:rsidP="00835A5A">
            <w:pPr>
              <w:autoSpaceDE w:val="0"/>
              <w:autoSpaceDN w:val="0"/>
              <w:adjustRightInd w:val="0"/>
              <w:jc w:val="both"/>
              <w:rPr>
                <w:rFonts w:ascii="Arial" w:eastAsiaTheme="minorHAnsi" w:hAnsi="Arial" w:cs="Arial"/>
                <w:sz w:val="20"/>
                <w:szCs w:val="20"/>
              </w:rPr>
            </w:pPr>
          </w:p>
        </w:tc>
      </w:tr>
      <w:tr w:rsidR="00835A5A" w14:paraId="22484B30" w14:textId="77777777" w:rsidTr="000E1D67">
        <w:tc>
          <w:tcPr>
            <w:tcW w:w="9212" w:type="dxa"/>
            <w:gridSpan w:val="3"/>
          </w:tcPr>
          <w:p w14:paraId="359B4F91" w14:textId="77777777" w:rsidR="00835A5A" w:rsidRDefault="00835A5A" w:rsidP="00835A5A">
            <w:pPr>
              <w:autoSpaceDE w:val="0"/>
              <w:autoSpaceDN w:val="0"/>
              <w:adjustRightInd w:val="0"/>
              <w:jc w:val="both"/>
              <w:rPr>
                <w:rFonts w:ascii="Arial" w:eastAsiaTheme="minorHAnsi" w:hAnsi="Arial" w:cs="Arial"/>
                <w:sz w:val="20"/>
                <w:szCs w:val="20"/>
              </w:rPr>
            </w:pPr>
            <w:r>
              <w:rPr>
                <w:rFonts w:ascii="Arial" w:eastAsiaTheme="minorHAnsi" w:hAnsi="Arial" w:cs="Arial"/>
                <w:sz w:val="20"/>
                <w:szCs w:val="20"/>
              </w:rPr>
              <w:t>Sprawdzający:</w:t>
            </w:r>
          </w:p>
        </w:tc>
      </w:tr>
      <w:tr w:rsidR="00835A5A" w14:paraId="2A15E8A0" w14:textId="77777777" w:rsidTr="00835A5A">
        <w:tc>
          <w:tcPr>
            <w:tcW w:w="3070" w:type="dxa"/>
          </w:tcPr>
          <w:p w14:paraId="4A793E4A" w14:textId="77777777" w:rsidR="00835A5A" w:rsidRDefault="00835A5A" w:rsidP="00835A5A">
            <w:pPr>
              <w:autoSpaceDE w:val="0"/>
              <w:autoSpaceDN w:val="0"/>
              <w:adjustRightInd w:val="0"/>
              <w:jc w:val="both"/>
              <w:rPr>
                <w:rFonts w:ascii="Arial" w:eastAsiaTheme="minorHAnsi" w:hAnsi="Arial" w:cs="Arial"/>
                <w:sz w:val="20"/>
                <w:szCs w:val="20"/>
              </w:rPr>
            </w:pPr>
          </w:p>
          <w:p w14:paraId="28576C29" w14:textId="77777777" w:rsidR="00C95DDB" w:rsidRDefault="00C95DDB" w:rsidP="00835A5A">
            <w:pPr>
              <w:autoSpaceDE w:val="0"/>
              <w:autoSpaceDN w:val="0"/>
              <w:adjustRightInd w:val="0"/>
              <w:jc w:val="both"/>
              <w:rPr>
                <w:rFonts w:ascii="Arial" w:eastAsiaTheme="minorHAnsi" w:hAnsi="Arial" w:cs="Arial"/>
                <w:sz w:val="20"/>
                <w:szCs w:val="20"/>
              </w:rPr>
            </w:pPr>
          </w:p>
        </w:tc>
        <w:tc>
          <w:tcPr>
            <w:tcW w:w="3071" w:type="dxa"/>
          </w:tcPr>
          <w:p w14:paraId="3CDD1B1D" w14:textId="77777777" w:rsidR="00835A5A" w:rsidRDefault="00835A5A" w:rsidP="00835A5A">
            <w:pPr>
              <w:autoSpaceDE w:val="0"/>
              <w:autoSpaceDN w:val="0"/>
              <w:adjustRightInd w:val="0"/>
              <w:jc w:val="both"/>
              <w:rPr>
                <w:rFonts w:ascii="Arial" w:eastAsiaTheme="minorHAnsi" w:hAnsi="Arial" w:cs="Arial"/>
                <w:sz w:val="20"/>
                <w:szCs w:val="20"/>
              </w:rPr>
            </w:pPr>
          </w:p>
        </w:tc>
        <w:tc>
          <w:tcPr>
            <w:tcW w:w="3071" w:type="dxa"/>
          </w:tcPr>
          <w:p w14:paraId="0966068C" w14:textId="77777777" w:rsidR="00835A5A" w:rsidRDefault="00835A5A" w:rsidP="00835A5A">
            <w:pPr>
              <w:autoSpaceDE w:val="0"/>
              <w:autoSpaceDN w:val="0"/>
              <w:adjustRightInd w:val="0"/>
              <w:jc w:val="both"/>
              <w:rPr>
                <w:rFonts w:ascii="Arial" w:eastAsiaTheme="minorHAnsi" w:hAnsi="Arial" w:cs="Arial"/>
                <w:sz w:val="20"/>
                <w:szCs w:val="20"/>
              </w:rPr>
            </w:pPr>
          </w:p>
        </w:tc>
      </w:tr>
    </w:tbl>
    <w:p w14:paraId="258A0BB5" w14:textId="77777777" w:rsidR="00835A5A" w:rsidRDefault="00835A5A" w:rsidP="00835A5A">
      <w:pPr>
        <w:autoSpaceDE w:val="0"/>
        <w:autoSpaceDN w:val="0"/>
        <w:adjustRightInd w:val="0"/>
        <w:jc w:val="both"/>
        <w:rPr>
          <w:rFonts w:ascii="Arial" w:eastAsiaTheme="minorHAnsi" w:hAnsi="Arial" w:cs="Arial"/>
          <w:sz w:val="20"/>
          <w:szCs w:val="20"/>
        </w:rPr>
      </w:pPr>
    </w:p>
    <w:p w14:paraId="3BEFE077" w14:textId="77777777" w:rsidR="00835A5A" w:rsidRDefault="00835A5A" w:rsidP="00835A5A">
      <w:pPr>
        <w:autoSpaceDE w:val="0"/>
        <w:autoSpaceDN w:val="0"/>
        <w:adjustRightInd w:val="0"/>
        <w:jc w:val="both"/>
        <w:rPr>
          <w:rFonts w:ascii="Arial" w:eastAsiaTheme="minorHAnsi" w:hAnsi="Arial" w:cs="Arial"/>
          <w:sz w:val="20"/>
          <w:szCs w:val="20"/>
        </w:rPr>
      </w:pPr>
    </w:p>
    <w:p w14:paraId="7C831A88" w14:textId="77777777" w:rsidR="00835A5A" w:rsidRPr="00835A5A" w:rsidRDefault="00835A5A" w:rsidP="00835A5A">
      <w:pPr>
        <w:autoSpaceDE w:val="0"/>
        <w:autoSpaceDN w:val="0"/>
        <w:adjustRightInd w:val="0"/>
        <w:jc w:val="both"/>
        <w:rPr>
          <w:rFonts w:ascii="Arial" w:hAnsi="Arial" w:cs="Arial"/>
          <w:sz w:val="20"/>
          <w:szCs w:val="20"/>
        </w:rPr>
      </w:pPr>
    </w:p>
    <w:p w14:paraId="4C9DC36C" w14:textId="77777777" w:rsidR="00A11259" w:rsidRDefault="00A11259">
      <w:pPr>
        <w:rPr>
          <w:rFonts w:ascii="Arial" w:eastAsia="Arial" w:hAnsi="Arial" w:cs="Arial"/>
          <w:b/>
          <w:bCs/>
        </w:rPr>
      </w:pPr>
      <w:r>
        <w:br w:type="page"/>
      </w:r>
    </w:p>
    <w:p w14:paraId="5B5EF55A" w14:textId="77777777" w:rsidR="00224DD5" w:rsidRPr="00DB5D8C" w:rsidRDefault="00224DD5" w:rsidP="00DB5D8C">
      <w:pPr>
        <w:pStyle w:val="Rozdzia"/>
        <w:rPr>
          <w:sz w:val="24"/>
          <w:szCs w:val="24"/>
        </w:rPr>
      </w:pPr>
      <w:bookmarkStart w:id="347" w:name="_Toc85183125"/>
      <w:r w:rsidRPr="00DB5D8C">
        <w:rPr>
          <w:sz w:val="24"/>
          <w:szCs w:val="24"/>
        </w:rPr>
        <w:lastRenderedPageBreak/>
        <w:t>2. Informacja dotycząca bezpieczeństwa i ochrony zdrowia</w:t>
      </w:r>
      <w:bookmarkEnd w:id="347"/>
      <w:r w:rsidRPr="00DB5D8C">
        <w:rPr>
          <w:sz w:val="24"/>
          <w:szCs w:val="24"/>
        </w:rPr>
        <w:t xml:space="preserve"> </w:t>
      </w:r>
    </w:p>
    <w:p w14:paraId="64F765D8" w14:textId="77777777" w:rsidR="00224DD5" w:rsidRPr="00DB5D8C" w:rsidRDefault="00224DD5" w:rsidP="00DB5D8C">
      <w:pPr>
        <w:spacing w:line="360" w:lineRule="auto"/>
        <w:jc w:val="both"/>
        <w:rPr>
          <w:rFonts w:ascii="Arial" w:eastAsia="Arial" w:hAnsi="Arial" w:cs="Arial"/>
          <w:b/>
          <w:bCs/>
        </w:rPr>
      </w:pPr>
      <w:r w:rsidRPr="00DB5D8C">
        <w:rPr>
          <w:rFonts w:ascii="Arial" w:eastAsia="Arial" w:hAnsi="Arial" w:cs="Arial"/>
          <w:b/>
          <w:bCs/>
        </w:rPr>
        <w:t>2.1 Podstawa prawna</w:t>
      </w:r>
    </w:p>
    <w:p w14:paraId="020AFBBF" w14:textId="77777777" w:rsidR="00DB5D8C" w:rsidRPr="00345435" w:rsidRDefault="00DB5D8C" w:rsidP="00345435">
      <w:pPr>
        <w:autoSpaceDE w:val="0"/>
        <w:autoSpaceDN w:val="0"/>
        <w:adjustRightInd w:val="0"/>
        <w:spacing w:line="360" w:lineRule="auto"/>
        <w:jc w:val="both"/>
        <w:rPr>
          <w:rFonts w:ascii="Arial" w:hAnsi="Arial" w:cs="Arial"/>
          <w:sz w:val="20"/>
          <w:szCs w:val="20"/>
        </w:rPr>
      </w:pPr>
      <w:r w:rsidRPr="00345435">
        <w:rPr>
          <w:rFonts w:ascii="Arial" w:hAnsi="Arial" w:cs="Arial"/>
          <w:sz w:val="20"/>
          <w:szCs w:val="20"/>
        </w:rPr>
        <w:t>Art. 21a ust. 4 Ustawy Prawo budowlane – z dnia 07 lipca 1994 (Dz.U.2019.1202)</w:t>
      </w:r>
      <w:r w:rsidR="00345435">
        <w:rPr>
          <w:rFonts w:ascii="Arial" w:hAnsi="Arial" w:cs="Arial"/>
          <w:sz w:val="20"/>
          <w:szCs w:val="20"/>
        </w:rPr>
        <w:t xml:space="preserve"> </w:t>
      </w:r>
      <w:r w:rsidRPr="00345435">
        <w:rPr>
          <w:rFonts w:ascii="Arial" w:hAnsi="Arial" w:cs="Arial"/>
          <w:sz w:val="20"/>
          <w:szCs w:val="20"/>
        </w:rPr>
        <w:t>oraz przepisów wykonawczych Rozporządzenia Ministra Infrastruktury z dnia 23 czerwca</w:t>
      </w:r>
      <w:r w:rsidR="00345435">
        <w:rPr>
          <w:rFonts w:ascii="Arial" w:hAnsi="Arial" w:cs="Arial"/>
          <w:sz w:val="20"/>
          <w:szCs w:val="20"/>
        </w:rPr>
        <w:t xml:space="preserve"> </w:t>
      </w:r>
      <w:r w:rsidRPr="00345435">
        <w:rPr>
          <w:rFonts w:ascii="Arial" w:hAnsi="Arial" w:cs="Arial"/>
          <w:sz w:val="20"/>
          <w:szCs w:val="20"/>
        </w:rPr>
        <w:t>2003 r. w sprawie informacji dotyczącej bezpieczeństwa i ochrony zdrowia oraz planu</w:t>
      </w:r>
      <w:r w:rsidR="00345435">
        <w:rPr>
          <w:rFonts w:ascii="Arial" w:hAnsi="Arial" w:cs="Arial"/>
          <w:sz w:val="20"/>
          <w:szCs w:val="20"/>
        </w:rPr>
        <w:t xml:space="preserve"> </w:t>
      </w:r>
      <w:r w:rsidRPr="00345435">
        <w:rPr>
          <w:rFonts w:ascii="Arial" w:hAnsi="Arial" w:cs="Arial"/>
          <w:sz w:val="20"/>
          <w:szCs w:val="20"/>
        </w:rPr>
        <w:t>bezpieczeństwa i ochrony zdrowia ( Dz. U. Nr 120. poz. 1126 z 2003 r.).</w:t>
      </w:r>
    </w:p>
    <w:p w14:paraId="7A686D8E" w14:textId="77777777" w:rsidR="00DB5D8C" w:rsidRDefault="00DB5D8C" w:rsidP="00224DD5">
      <w:pPr>
        <w:autoSpaceDE w:val="0"/>
        <w:autoSpaceDN w:val="0"/>
        <w:adjustRightInd w:val="0"/>
        <w:rPr>
          <w:rFonts w:ascii="Arial" w:eastAsiaTheme="minorHAnsi" w:hAnsi="Arial" w:cs="Arial"/>
        </w:rPr>
      </w:pPr>
    </w:p>
    <w:p w14:paraId="133FD002" w14:textId="77777777" w:rsidR="00224DD5" w:rsidRPr="00345435" w:rsidRDefault="00224DD5" w:rsidP="00345435">
      <w:pPr>
        <w:spacing w:line="360" w:lineRule="auto"/>
        <w:jc w:val="both"/>
        <w:rPr>
          <w:rFonts w:ascii="Arial" w:eastAsia="Arial" w:hAnsi="Arial" w:cs="Arial"/>
          <w:b/>
          <w:bCs/>
        </w:rPr>
      </w:pPr>
      <w:r w:rsidRPr="00345435">
        <w:rPr>
          <w:rFonts w:ascii="Arial" w:eastAsia="Arial" w:hAnsi="Arial" w:cs="Arial"/>
          <w:b/>
          <w:bCs/>
        </w:rPr>
        <w:t>2.2 Zakres Robót</w:t>
      </w:r>
    </w:p>
    <w:p w14:paraId="121BAB08" w14:textId="77777777" w:rsidR="00202FCD" w:rsidRPr="00202FCD"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Zakres planowanych prac:</w:t>
      </w:r>
    </w:p>
    <w:p w14:paraId="4A7CFE43" w14:textId="77777777" w:rsidR="00202FCD" w:rsidRPr="00202FCD"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 roboty ziemne – niwelacja terenu, wymiana gruntu,</w:t>
      </w:r>
    </w:p>
    <w:p w14:paraId="38333E8F" w14:textId="77777777" w:rsidR="00C91710"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 xml:space="preserve">- </w:t>
      </w:r>
      <w:r w:rsidR="00C91710">
        <w:rPr>
          <w:rFonts w:ascii="Arial" w:hAnsi="Arial" w:cs="Arial"/>
          <w:sz w:val="20"/>
          <w:szCs w:val="20"/>
        </w:rPr>
        <w:t>……………………</w:t>
      </w:r>
    </w:p>
    <w:p w14:paraId="20F3D535" w14:textId="77777777" w:rsidR="00202FCD" w:rsidRDefault="00C91710" w:rsidP="00202FCD">
      <w:pPr>
        <w:autoSpaceDE w:val="0"/>
        <w:autoSpaceDN w:val="0"/>
        <w:adjustRightInd w:val="0"/>
        <w:spacing w:line="360" w:lineRule="auto"/>
        <w:rPr>
          <w:rFonts w:ascii="Arial" w:hAnsi="Arial" w:cs="Arial"/>
          <w:sz w:val="20"/>
          <w:szCs w:val="20"/>
        </w:rPr>
      </w:pPr>
      <w:r>
        <w:rPr>
          <w:rFonts w:ascii="Arial" w:hAnsi="Arial" w:cs="Arial"/>
          <w:sz w:val="20"/>
          <w:szCs w:val="20"/>
        </w:rPr>
        <w:t xml:space="preserve">- </w:t>
      </w:r>
      <w:r w:rsidR="00202FCD" w:rsidRPr="00202FCD">
        <w:rPr>
          <w:rFonts w:ascii="Arial" w:hAnsi="Arial" w:cs="Arial"/>
          <w:sz w:val="20"/>
          <w:szCs w:val="20"/>
        </w:rPr>
        <w:t>montaż projektowanych szaf dystrybucyjnych,</w:t>
      </w:r>
    </w:p>
    <w:p w14:paraId="45472340" w14:textId="77777777" w:rsidR="00202FCD" w:rsidRPr="00202FCD" w:rsidRDefault="00202FCD" w:rsidP="00202FCD">
      <w:pPr>
        <w:autoSpaceDE w:val="0"/>
        <w:autoSpaceDN w:val="0"/>
        <w:adjustRightInd w:val="0"/>
        <w:spacing w:line="360" w:lineRule="auto"/>
        <w:rPr>
          <w:rFonts w:ascii="Arial" w:hAnsi="Arial" w:cs="Arial"/>
          <w:sz w:val="20"/>
          <w:szCs w:val="20"/>
        </w:rPr>
      </w:pPr>
      <w:r>
        <w:rPr>
          <w:rFonts w:ascii="Arial" w:hAnsi="Arial" w:cs="Arial"/>
          <w:sz w:val="20"/>
          <w:szCs w:val="20"/>
        </w:rPr>
        <w:t>- ……………………….</w:t>
      </w:r>
    </w:p>
    <w:p w14:paraId="552035A6" w14:textId="77777777" w:rsidR="00202FCD" w:rsidRPr="00202FCD"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Kolejność prowadzenia prac:</w:t>
      </w:r>
    </w:p>
    <w:p w14:paraId="4FB7149E" w14:textId="77777777" w:rsidR="00202FCD" w:rsidRPr="00202FCD"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 przygotowanie miejsca pracy,</w:t>
      </w:r>
    </w:p>
    <w:p w14:paraId="3D9EE025" w14:textId="77777777" w:rsidR="00202FCD" w:rsidRPr="00202FCD"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 wykonanie ,</w:t>
      </w:r>
    </w:p>
    <w:p w14:paraId="1309B0C1" w14:textId="77777777" w:rsidR="00345435" w:rsidRPr="00202FCD" w:rsidRDefault="00202FCD" w:rsidP="00202FCD">
      <w:pPr>
        <w:autoSpaceDE w:val="0"/>
        <w:autoSpaceDN w:val="0"/>
        <w:adjustRightInd w:val="0"/>
        <w:spacing w:line="360" w:lineRule="auto"/>
        <w:rPr>
          <w:rFonts w:ascii="Arial" w:hAnsi="Arial" w:cs="Arial"/>
          <w:sz w:val="20"/>
          <w:szCs w:val="20"/>
        </w:rPr>
      </w:pPr>
      <w:r w:rsidRPr="00202FCD">
        <w:rPr>
          <w:rFonts w:ascii="Arial" w:hAnsi="Arial" w:cs="Arial"/>
          <w:sz w:val="20"/>
          <w:szCs w:val="20"/>
        </w:rPr>
        <w:t>- podłączenia.</w:t>
      </w:r>
    </w:p>
    <w:p w14:paraId="75CE9043" w14:textId="77777777" w:rsidR="00202FCD" w:rsidRDefault="00202FCD" w:rsidP="00224DD5">
      <w:pPr>
        <w:autoSpaceDE w:val="0"/>
        <w:autoSpaceDN w:val="0"/>
        <w:adjustRightInd w:val="0"/>
        <w:rPr>
          <w:rFonts w:ascii="Arial" w:eastAsiaTheme="minorHAnsi" w:hAnsi="Arial" w:cs="Arial"/>
        </w:rPr>
      </w:pPr>
    </w:p>
    <w:p w14:paraId="1081445E" w14:textId="77777777" w:rsidR="00224DD5" w:rsidRPr="00345435" w:rsidRDefault="00224DD5" w:rsidP="00345435">
      <w:pPr>
        <w:spacing w:line="360" w:lineRule="auto"/>
        <w:jc w:val="both"/>
        <w:rPr>
          <w:rFonts w:ascii="Arial" w:eastAsia="Arial" w:hAnsi="Arial" w:cs="Arial"/>
          <w:b/>
          <w:bCs/>
        </w:rPr>
      </w:pPr>
      <w:r w:rsidRPr="00345435">
        <w:rPr>
          <w:rFonts w:ascii="Arial" w:eastAsia="Arial" w:hAnsi="Arial" w:cs="Arial"/>
          <w:b/>
          <w:bCs/>
        </w:rPr>
        <w:t xml:space="preserve">2.3 Istniejące obiekty budowlane </w:t>
      </w:r>
    </w:p>
    <w:p w14:paraId="4A287E86" w14:textId="77777777" w:rsidR="00345435" w:rsidRDefault="00440F33" w:rsidP="00267839">
      <w:pPr>
        <w:autoSpaceDE w:val="0"/>
        <w:autoSpaceDN w:val="0"/>
        <w:adjustRightInd w:val="0"/>
        <w:spacing w:line="360" w:lineRule="auto"/>
        <w:rPr>
          <w:rFonts w:ascii="Arial" w:hAnsi="Arial" w:cs="Arial"/>
          <w:sz w:val="20"/>
          <w:szCs w:val="20"/>
        </w:rPr>
      </w:pPr>
      <w:r w:rsidRPr="00440F33">
        <w:rPr>
          <w:rFonts w:ascii="Arial" w:hAnsi="Arial" w:cs="Arial"/>
          <w:sz w:val="20"/>
          <w:szCs w:val="20"/>
        </w:rPr>
        <w:t xml:space="preserve">W tym </w:t>
      </w:r>
      <w:r>
        <w:rPr>
          <w:rFonts w:ascii="Arial" w:hAnsi="Arial" w:cs="Arial"/>
          <w:sz w:val="20"/>
          <w:szCs w:val="20"/>
        </w:rPr>
        <w:t>punkcie należy umieścić wykaz rodzajów obiektów budowlanych, znajdujących się w obrębie inwestycji, np. drogi publiczne, obiekty inżynieryjne takie jak mosty, wiadukty, tunele, linie SN, linie WN</w:t>
      </w:r>
      <w:r w:rsidR="00267839">
        <w:rPr>
          <w:rFonts w:ascii="Arial" w:hAnsi="Arial" w:cs="Arial"/>
          <w:sz w:val="20"/>
          <w:szCs w:val="20"/>
        </w:rPr>
        <w:t>, linie gazowe, wodociagowe</w:t>
      </w:r>
      <w:r>
        <w:rPr>
          <w:rFonts w:ascii="Arial" w:hAnsi="Arial" w:cs="Arial"/>
          <w:sz w:val="20"/>
          <w:szCs w:val="20"/>
        </w:rPr>
        <w:t xml:space="preserve"> itp.</w:t>
      </w:r>
    </w:p>
    <w:p w14:paraId="0E8AB340" w14:textId="77777777" w:rsidR="00440F33" w:rsidRPr="00440F33" w:rsidRDefault="00440F33" w:rsidP="00224DD5">
      <w:pPr>
        <w:autoSpaceDE w:val="0"/>
        <w:autoSpaceDN w:val="0"/>
        <w:adjustRightInd w:val="0"/>
        <w:rPr>
          <w:rFonts w:ascii="Arial" w:hAnsi="Arial" w:cs="Arial"/>
          <w:sz w:val="20"/>
          <w:szCs w:val="20"/>
        </w:rPr>
      </w:pPr>
    </w:p>
    <w:p w14:paraId="7A0B462F" w14:textId="77777777" w:rsidR="00224DD5" w:rsidRPr="00345435" w:rsidRDefault="00224DD5" w:rsidP="00345435">
      <w:pPr>
        <w:spacing w:line="360" w:lineRule="auto"/>
        <w:jc w:val="both"/>
        <w:rPr>
          <w:rFonts w:ascii="Arial" w:eastAsia="Arial" w:hAnsi="Arial" w:cs="Arial"/>
          <w:b/>
          <w:bCs/>
        </w:rPr>
      </w:pPr>
      <w:r w:rsidRPr="00345435">
        <w:rPr>
          <w:rFonts w:ascii="Arial" w:eastAsia="Arial" w:hAnsi="Arial" w:cs="Arial"/>
          <w:b/>
          <w:bCs/>
        </w:rPr>
        <w:t>2.4 Elementy zagospodarowania terenu mogące stwarzać zagrożenie bezpieczeństwa i</w:t>
      </w:r>
      <w:r w:rsidR="00345435">
        <w:rPr>
          <w:rFonts w:ascii="Arial" w:eastAsia="Arial" w:hAnsi="Arial" w:cs="Arial"/>
          <w:b/>
          <w:bCs/>
        </w:rPr>
        <w:t xml:space="preserve"> </w:t>
      </w:r>
      <w:r w:rsidRPr="00345435">
        <w:rPr>
          <w:rFonts w:ascii="Arial" w:eastAsia="Arial" w:hAnsi="Arial" w:cs="Arial"/>
          <w:b/>
          <w:bCs/>
        </w:rPr>
        <w:t xml:space="preserve">zdrowia ludzi </w:t>
      </w:r>
    </w:p>
    <w:p w14:paraId="1D907229" w14:textId="77777777" w:rsidR="00267839" w:rsidRPr="00267839" w:rsidRDefault="00267839" w:rsidP="00267839">
      <w:pPr>
        <w:autoSpaceDE w:val="0"/>
        <w:autoSpaceDN w:val="0"/>
        <w:adjustRightInd w:val="0"/>
        <w:spacing w:line="360" w:lineRule="auto"/>
        <w:rPr>
          <w:rFonts w:ascii="Arial" w:hAnsi="Arial" w:cs="Arial"/>
          <w:sz w:val="20"/>
          <w:szCs w:val="20"/>
        </w:rPr>
      </w:pPr>
      <w:r w:rsidRPr="00267839">
        <w:rPr>
          <w:rFonts w:ascii="Arial" w:hAnsi="Arial" w:cs="Arial"/>
          <w:sz w:val="20"/>
          <w:szCs w:val="20"/>
        </w:rPr>
        <w:t>Nale</w:t>
      </w:r>
      <w:r>
        <w:rPr>
          <w:rFonts w:ascii="Arial" w:hAnsi="Arial" w:cs="Arial"/>
          <w:sz w:val="20"/>
          <w:szCs w:val="20"/>
        </w:rPr>
        <w:t>ż</w:t>
      </w:r>
      <w:r w:rsidRPr="00267839">
        <w:rPr>
          <w:rFonts w:ascii="Arial" w:hAnsi="Arial" w:cs="Arial"/>
          <w:sz w:val="20"/>
          <w:szCs w:val="20"/>
        </w:rPr>
        <w:t>y wymienić które z powyższych stwarzają zagrożenie, np.:</w:t>
      </w:r>
    </w:p>
    <w:p w14:paraId="497856C0" w14:textId="77777777" w:rsidR="00267839" w:rsidRPr="00267839" w:rsidRDefault="00267839" w:rsidP="00267839">
      <w:pPr>
        <w:autoSpaceDE w:val="0"/>
        <w:autoSpaceDN w:val="0"/>
        <w:adjustRightInd w:val="0"/>
        <w:spacing w:line="360" w:lineRule="auto"/>
        <w:rPr>
          <w:rFonts w:ascii="Arial" w:hAnsi="Arial" w:cs="Arial"/>
          <w:sz w:val="20"/>
          <w:szCs w:val="20"/>
        </w:rPr>
      </w:pPr>
      <w:r w:rsidRPr="00267839">
        <w:rPr>
          <w:rFonts w:ascii="Arial" w:hAnsi="Arial" w:cs="Arial"/>
          <w:sz w:val="20"/>
          <w:szCs w:val="20"/>
        </w:rPr>
        <w:t xml:space="preserve"> - Istniejąca infrastruktura podziemna (linie kablowe SN i nN, wodociąg, infrastruktura kolejowa,</w:t>
      </w:r>
    </w:p>
    <w:p w14:paraId="28A4E502" w14:textId="77777777" w:rsidR="00267839" w:rsidRPr="00267839" w:rsidRDefault="00267839" w:rsidP="00267839">
      <w:pPr>
        <w:autoSpaceDE w:val="0"/>
        <w:autoSpaceDN w:val="0"/>
        <w:adjustRightInd w:val="0"/>
        <w:spacing w:line="360" w:lineRule="auto"/>
        <w:rPr>
          <w:rFonts w:ascii="Arial" w:hAnsi="Arial" w:cs="Arial"/>
          <w:sz w:val="20"/>
          <w:szCs w:val="20"/>
        </w:rPr>
      </w:pPr>
      <w:r w:rsidRPr="00267839">
        <w:rPr>
          <w:rFonts w:ascii="Arial" w:hAnsi="Arial" w:cs="Arial"/>
          <w:sz w:val="20"/>
          <w:szCs w:val="20"/>
        </w:rPr>
        <w:t>- Sieć telekomunikacyjna,</w:t>
      </w:r>
    </w:p>
    <w:p w14:paraId="58F24EB9" w14:textId="77777777" w:rsidR="00345435" w:rsidRPr="00267839" w:rsidRDefault="00267839" w:rsidP="00267839">
      <w:pPr>
        <w:autoSpaceDE w:val="0"/>
        <w:autoSpaceDN w:val="0"/>
        <w:adjustRightInd w:val="0"/>
        <w:spacing w:line="360" w:lineRule="auto"/>
        <w:rPr>
          <w:rFonts w:ascii="Arial" w:hAnsi="Arial" w:cs="Arial"/>
          <w:sz w:val="20"/>
          <w:szCs w:val="20"/>
        </w:rPr>
      </w:pPr>
      <w:r w:rsidRPr="00267839">
        <w:rPr>
          <w:rFonts w:ascii="Arial" w:hAnsi="Arial" w:cs="Arial"/>
          <w:sz w:val="20"/>
          <w:szCs w:val="20"/>
        </w:rPr>
        <w:t>- Drogi publiczne.</w:t>
      </w:r>
    </w:p>
    <w:p w14:paraId="62C2F69B" w14:textId="77777777" w:rsidR="00267839" w:rsidRPr="00267839" w:rsidRDefault="00267839" w:rsidP="00267839">
      <w:pPr>
        <w:autoSpaceDE w:val="0"/>
        <w:autoSpaceDN w:val="0"/>
        <w:adjustRightInd w:val="0"/>
        <w:spacing w:line="360" w:lineRule="auto"/>
        <w:rPr>
          <w:rFonts w:ascii="Arial" w:hAnsi="Arial" w:cs="Arial"/>
          <w:sz w:val="20"/>
          <w:szCs w:val="20"/>
        </w:rPr>
      </w:pPr>
    </w:p>
    <w:p w14:paraId="6C7B8B9F" w14:textId="77777777" w:rsidR="00822674" w:rsidRDefault="00224DD5" w:rsidP="00822674">
      <w:pPr>
        <w:spacing w:line="360" w:lineRule="auto"/>
        <w:jc w:val="both"/>
        <w:rPr>
          <w:rFonts w:ascii="Symbol" w:eastAsiaTheme="minorHAnsi" w:hAnsi="Symbol" w:cs="Symbol"/>
        </w:rPr>
      </w:pPr>
      <w:r w:rsidRPr="00345435">
        <w:rPr>
          <w:rFonts w:ascii="Arial" w:eastAsia="Arial" w:hAnsi="Arial" w:cs="Arial"/>
          <w:b/>
          <w:bCs/>
        </w:rPr>
        <w:t xml:space="preserve">2.5 Przewidywane zagrożenia występujące podczas realizacji robót budowlanych </w:t>
      </w:r>
    </w:p>
    <w:p w14:paraId="5AA84181"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Należy wymienić zgodnie ze zidentyfikowanymi zagrożeniami, np.:</w:t>
      </w:r>
    </w:p>
    <w:p w14:paraId="03E5DD8A"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 Ryzyko przysypania ziemią,</w:t>
      </w:r>
    </w:p>
    <w:p w14:paraId="2470AB49"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 Ryzyko porażenia prądem elektrycznym przy podłączaniu projektowanych instalacji,</w:t>
      </w:r>
    </w:p>
    <w:p w14:paraId="1167D32F" w14:textId="77777777" w:rsidR="00345435"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 Potrącenie przy prowadzeniu prac w pasie drogowym,</w:t>
      </w:r>
    </w:p>
    <w:p w14:paraId="571D6660"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 Ryzyko porażenia prądem elektrycznym podczas wykonywania wykopów pod projektowane sieci,</w:t>
      </w:r>
    </w:p>
    <w:p w14:paraId="1DED4279"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 Ryzyko uszkodzenia istniejącej infrastruktury podczas wykonywania wykopów pod projektowane sieci,</w:t>
      </w:r>
    </w:p>
    <w:p w14:paraId="321BEE61"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lastRenderedPageBreak/>
        <w:t>- Ryzyko uszkodzenia istniejącej infrastruktury podczas wciągania kabla światłowodowego w istniejącą kanalizacje teletechniczną,</w:t>
      </w:r>
    </w:p>
    <w:p w14:paraId="7494D195" w14:textId="77777777" w:rsidR="00822674" w:rsidRPr="00822674" w:rsidRDefault="00822674" w:rsidP="00822674">
      <w:pPr>
        <w:autoSpaceDE w:val="0"/>
        <w:autoSpaceDN w:val="0"/>
        <w:adjustRightInd w:val="0"/>
        <w:spacing w:line="360" w:lineRule="auto"/>
        <w:rPr>
          <w:rFonts w:ascii="Arial" w:hAnsi="Arial" w:cs="Arial"/>
          <w:sz w:val="20"/>
          <w:szCs w:val="20"/>
        </w:rPr>
      </w:pPr>
      <w:r w:rsidRPr="00822674">
        <w:rPr>
          <w:rFonts w:ascii="Arial" w:hAnsi="Arial" w:cs="Arial"/>
          <w:sz w:val="20"/>
          <w:szCs w:val="20"/>
        </w:rPr>
        <w:t>- Ryzyko pożaru.</w:t>
      </w:r>
    </w:p>
    <w:p w14:paraId="0C3932E0" w14:textId="77777777" w:rsidR="00822674" w:rsidRDefault="00822674" w:rsidP="00224DD5">
      <w:pPr>
        <w:autoSpaceDE w:val="0"/>
        <w:autoSpaceDN w:val="0"/>
        <w:adjustRightInd w:val="0"/>
        <w:rPr>
          <w:rFonts w:ascii="Arial" w:eastAsiaTheme="minorHAnsi" w:hAnsi="Arial" w:cs="Arial"/>
        </w:rPr>
      </w:pPr>
    </w:p>
    <w:p w14:paraId="09616484" w14:textId="77777777" w:rsidR="00224DD5" w:rsidRPr="00345435" w:rsidRDefault="00224DD5" w:rsidP="00345435">
      <w:pPr>
        <w:spacing w:line="360" w:lineRule="auto"/>
        <w:jc w:val="both"/>
        <w:rPr>
          <w:rFonts w:ascii="Arial" w:eastAsia="Arial" w:hAnsi="Arial" w:cs="Arial"/>
          <w:b/>
          <w:bCs/>
        </w:rPr>
      </w:pPr>
      <w:r w:rsidRPr="00345435">
        <w:rPr>
          <w:rFonts w:ascii="Arial" w:eastAsia="Arial" w:hAnsi="Arial" w:cs="Arial"/>
          <w:b/>
          <w:bCs/>
        </w:rPr>
        <w:t>2.6 Sposób prowadzenia instrukcji pracowników przed przystąpieniem do realizacji robót</w:t>
      </w:r>
      <w:r w:rsidR="00345435">
        <w:rPr>
          <w:rFonts w:ascii="Arial" w:eastAsia="Arial" w:hAnsi="Arial" w:cs="Arial"/>
          <w:b/>
          <w:bCs/>
        </w:rPr>
        <w:t xml:space="preserve"> </w:t>
      </w:r>
      <w:r w:rsidRPr="00345435">
        <w:rPr>
          <w:rFonts w:ascii="Arial" w:eastAsia="Arial" w:hAnsi="Arial" w:cs="Arial"/>
          <w:b/>
          <w:bCs/>
        </w:rPr>
        <w:t xml:space="preserve">szczególnie niebezpiecznych </w:t>
      </w:r>
    </w:p>
    <w:p w14:paraId="7859C4B6" w14:textId="77777777" w:rsidR="00345435"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Bezpośrednio przed przystąpieniem do prac należy zapoznać pracowników z zagrożeniami wyszczególnionymi w punktach 2. 4 i 2.5, oraz udzielić instruktażu z zakresu prowadzonych robót włącznie z wykonaniem wpisu do dziennika budowy.</w:t>
      </w:r>
    </w:p>
    <w:p w14:paraId="26DC7321" w14:textId="77777777" w:rsidR="00822674" w:rsidRDefault="00822674" w:rsidP="00224DD5">
      <w:pPr>
        <w:autoSpaceDE w:val="0"/>
        <w:autoSpaceDN w:val="0"/>
        <w:adjustRightInd w:val="0"/>
        <w:rPr>
          <w:rFonts w:ascii="Arial" w:eastAsiaTheme="minorHAnsi" w:hAnsi="Arial" w:cs="Arial"/>
        </w:rPr>
      </w:pPr>
    </w:p>
    <w:p w14:paraId="723979F3" w14:textId="77777777" w:rsidR="00224DD5" w:rsidRPr="00345435" w:rsidRDefault="00224DD5" w:rsidP="00345435">
      <w:pPr>
        <w:spacing w:line="360" w:lineRule="auto"/>
        <w:jc w:val="both"/>
        <w:rPr>
          <w:rFonts w:ascii="Arial" w:eastAsia="Arial" w:hAnsi="Arial" w:cs="Arial"/>
          <w:b/>
          <w:bCs/>
        </w:rPr>
      </w:pPr>
      <w:r w:rsidRPr="00345435">
        <w:rPr>
          <w:rFonts w:ascii="Arial" w:eastAsia="Arial" w:hAnsi="Arial" w:cs="Arial"/>
          <w:b/>
          <w:bCs/>
        </w:rPr>
        <w:t>2.7 Środki techniczne i organizacyjne zapobiegające niebezpieczeństwom wynikającym z</w:t>
      </w:r>
      <w:r w:rsidR="00345435">
        <w:rPr>
          <w:rFonts w:ascii="Arial" w:eastAsia="Arial" w:hAnsi="Arial" w:cs="Arial"/>
          <w:b/>
          <w:bCs/>
        </w:rPr>
        <w:t xml:space="preserve"> </w:t>
      </w:r>
      <w:r w:rsidRPr="00345435">
        <w:rPr>
          <w:rFonts w:ascii="Arial" w:eastAsia="Arial" w:hAnsi="Arial" w:cs="Arial"/>
          <w:b/>
          <w:bCs/>
        </w:rPr>
        <w:t xml:space="preserve">wykonywania robót budowlanych </w:t>
      </w:r>
    </w:p>
    <w:p w14:paraId="22084BA0" w14:textId="77777777" w:rsidR="009A2B97" w:rsidRDefault="009A2B97" w:rsidP="00911782">
      <w:pPr>
        <w:autoSpaceDE w:val="0"/>
        <w:autoSpaceDN w:val="0"/>
        <w:adjustRightInd w:val="0"/>
        <w:spacing w:line="360" w:lineRule="auto"/>
        <w:jc w:val="both"/>
        <w:rPr>
          <w:rFonts w:ascii="Arial" w:hAnsi="Arial" w:cs="Arial"/>
          <w:sz w:val="20"/>
          <w:szCs w:val="20"/>
        </w:rPr>
      </w:pPr>
      <w:r>
        <w:rPr>
          <w:rFonts w:ascii="Arial" w:hAnsi="Arial" w:cs="Arial"/>
          <w:sz w:val="20"/>
          <w:szCs w:val="20"/>
        </w:rPr>
        <w:t>W</w:t>
      </w:r>
      <w:r w:rsidR="00C50F34">
        <w:rPr>
          <w:rFonts w:ascii="Arial" w:hAnsi="Arial" w:cs="Arial"/>
          <w:sz w:val="20"/>
          <w:szCs w:val="20"/>
        </w:rPr>
        <w:t xml:space="preserve"> tym punkcie należy umieścić w</w:t>
      </w:r>
      <w:r>
        <w:rPr>
          <w:rFonts w:ascii="Arial" w:hAnsi="Arial" w:cs="Arial"/>
          <w:sz w:val="20"/>
          <w:szCs w:val="20"/>
        </w:rPr>
        <w:t xml:space="preserve">ykaz zaleceń wpływających na BHP w trakcie realizacji robót, np.: </w:t>
      </w:r>
    </w:p>
    <w:p w14:paraId="334A05A1"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Zaleca się organizowanie stanowiska pracy zgodnie z przepisami i zasadami</w:t>
      </w:r>
      <w:r>
        <w:rPr>
          <w:rFonts w:ascii="Arial" w:hAnsi="Arial" w:cs="Arial"/>
          <w:sz w:val="20"/>
          <w:szCs w:val="20"/>
        </w:rPr>
        <w:t xml:space="preserve"> </w:t>
      </w:r>
      <w:r w:rsidRPr="00911782">
        <w:rPr>
          <w:rFonts w:ascii="Arial" w:hAnsi="Arial" w:cs="Arial"/>
          <w:sz w:val="20"/>
          <w:szCs w:val="20"/>
        </w:rPr>
        <w:t>bezpieczeństwa i higieny pracy,</w:t>
      </w:r>
    </w:p>
    <w:p w14:paraId="39C6B66C"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Należy zapewnić pracownikom odzież ochronną i sprzęt ochrony osobistej oraz</w:t>
      </w:r>
      <w:r>
        <w:rPr>
          <w:rFonts w:ascii="Arial" w:hAnsi="Arial" w:cs="Arial"/>
          <w:sz w:val="20"/>
          <w:szCs w:val="20"/>
        </w:rPr>
        <w:t xml:space="preserve"> </w:t>
      </w:r>
      <w:r w:rsidRPr="00911782">
        <w:rPr>
          <w:rFonts w:ascii="Arial" w:hAnsi="Arial" w:cs="Arial"/>
          <w:sz w:val="20"/>
          <w:szCs w:val="20"/>
        </w:rPr>
        <w:t>dopilnować, aby te środki były stosowane zgodnie z przeznaczeniem,</w:t>
      </w:r>
    </w:p>
    <w:p w14:paraId="17512B46"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Zaleca się wykonywanie prac przy urządzeniach elektrycznych wyłączonych spod</w:t>
      </w:r>
      <w:r>
        <w:rPr>
          <w:rFonts w:ascii="Arial" w:hAnsi="Arial" w:cs="Arial"/>
          <w:sz w:val="20"/>
          <w:szCs w:val="20"/>
        </w:rPr>
        <w:t xml:space="preserve"> </w:t>
      </w:r>
      <w:r w:rsidRPr="00911782">
        <w:rPr>
          <w:rFonts w:ascii="Arial" w:hAnsi="Arial" w:cs="Arial"/>
          <w:sz w:val="20"/>
          <w:szCs w:val="20"/>
        </w:rPr>
        <w:t>napięcia oraz zastosować odpowiednie zabezpieczenie przed przypadkowym</w:t>
      </w:r>
      <w:r>
        <w:rPr>
          <w:rFonts w:ascii="Arial" w:hAnsi="Arial" w:cs="Arial"/>
          <w:sz w:val="20"/>
          <w:szCs w:val="20"/>
        </w:rPr>
        <w:t xml:space="preserve"> </w:t>
      </w:r>
      <w:r w:rsidRPr="00911782">
        <w:rPr>
          <w:rFonts w:ascii="Arial" w:hAnsi="Arial" w:cs="Arial"/>
          <w:sz w:val="20"/>
          <w:szCs w:val="20"/>
        </w:rPr>
        <w:t>załączeniem napięcia,</w:t>
      </w:r>
    </w:p>
    <w:p w14:paraId="1FF5CE56"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Prowadzenie prac w obrębie pasa drogowego wymaga przestrzegania zaleceń</w:t>
      </w:r>
      <w:r>
        <w:rPr>
          <w:rFonts w:ascii="Arial" w:hAnsi="Arial" w:cs="Arial"/>
          <w:sz w:val="20"/>
          <w:szCs w:val="20"/>
        </w:rPr>
        <w:t xml:space="preserve"> </w:t>
      </w:r>
      <w:r w:rsidRPr="00911782">
        <w:rPr>
          <w:rFonts w:ascii="Arial" w:hAnsi="Arial" w:cs="Arial"/>
          <w:sz w:val="20"/>
          <w:szCs w:val="20"/>
        </w:rPr>
        <w:t>zawartych w „Projekcie Organizacji Ruchu”,</w:t>
      </w:r>
    </w:p>
    <w:p w14:paraId="33F96BAC"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Apteczka pierwszej pomocy,</w:t>
      </w:r>
    </w:p>
    <w:p w14:paraId="02A46255"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Prace przy zbliżeniu z istniejącą infrastrukturą wykonać ręcznie,</w:t>
      </w:r>
    </w:p>
    <w:p w14:paraId="775CF6DF"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Praca w pasie drogowym należy wykonywać z zachowaniem odpowiednich</w:t>
      </w:r>
      <w:r>
        <w:rPr>
          <w:rFonts w:ascii="Arial" w:hAnsi="Arial" w:cs="Arial"/>
          <w:sz w:val="20"/>
          <w:szCs w:val="20"/>
        </w:rPr>
        <w:t xml:space="preserve"> </w:t>
      </w:r>
      <w:r w:rsidRPr="00911782">
        <w:rPr>
          <w:rFonts w:ascii="Arial" w:hAnsi="Arial" w:cs="Arial"/>
          <w:sz w:val="20"/>
          <w:szCs w:val="20"/>
        </w:rPr>
        <w:t>środków bezpieczeństwa lub wg zatwierdzonego projektu organizacji ruchu,</w:t>
      </w:r>
    </w:p>
    <w:p w14:paraId="4477B85C" w14:textId="77777777" w:rsidR="00911782" w:rsidRPr="00911782"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Telefon komórkowy na placu budowy umożliwiający wezwanie pomocy,</w:t>
      </w:r>
    </w:p>
    <w:p w14:paraId="3FE868AE" w14:textId="77777777" w:rsidR="00345435" w:rsidRDefault="00911782" w:rsidP="00911782">
      <w:pPr>
        <w:autoSpaceDE w:val="0"/>
        <w:autoSpaceDN w:val="0"/>
        <w:adjustRightInd w:val="0"/>
        <w:spacing w:line="360" w:lineRule="auto"/>
        <w:jc w:val="both"/>
        <w:rPr>
          <w:rFonts w:ascii="Arial" w:hAnsi="Arial" w:cs="Arial"/>
          <w:sz w:val="20"/>
          <w:szCs w:val="20"/>
        </w:rPr>
      </w:pPr>
      <w:r w:rsidRPr="00911782">
        <w:rPr>
          <w:rFonts w:ascii="Arial" w:hAnsi="Arial" w:cs="Arial"/>
          <w:sz w:val="20"/>
          <w:szCs w:val="20"/>
        </w:rPr>
        <w:t>- Przy robotach związanych z wykopami związanymi ułożeniem kabli oraz</w:t>
      </w:r>
      <w:r>
        <w:rPr>
          <w:rFonts w:ascii="Arial" w:hAnsi="Arial" w:cs="Arial"/>
          <w:sz w:val="20"/>
          <w:szCs w:val="20"/>
        </w:rPr>
        <w:t xml:space="preserve"> </w:t>
      </w:r>
      <w:r w:rsidRPr="00911782">
        <w:rPr>
          <w:rFonts w:ascii="Arial" w:hAnsi="Arial" w:cs="Arial"/>
          <w:sz w:val="20"/>
          <w:szCs w:val="20"/>
        </w:rPr>
        <w:t>umocowania konstrukcji wsporczych, zaleca się wyraźne oznakowanie</w:t>
      </w:r>
      <w:r>
        <w:rPr>
          <w:rFonts w:ascii="Arial" w:hAnsi="Arial" w:cs="Arial"/>
          <w:sz w:val="20"/>
          <w:szCs w:val="20"/>
        </w:rPr>
        <w:t xml:space="preserve"> </w:t>
      </w:r>
      <w:r w:rsidRPr="00911782">
        <w:rPr>
          <w:rFonts w:ascii="Arial" w:hAnsi="Arial" w:cs="Arial"/>
          <w:sz w:val="20"/>
          <w:szCs w:val="20"/>
        </w:rPr>
        <w:t>(„WYKOPY”) i ogrodzenie miejsca robót.</w:t>
      </w:r>
    </w:p>
    <w:p w14:paraId="5204AB15" w14:textId="77777777" w:rsidR="00911782" w:rsidRPr="00911782" w:rsidRDefault="00911782" w:rsidP="00911782">
      <w:pPr>
        <w:autoSpaceDE w:val="0"/>
        <w:autoSpaceDN w:val="0"/>
        <w:adjustRightInd w:val="0"/>
        <w:spacing w:line="360" w:lineRule="auto"/>
        <w:jc w:val="both"/>
        <w:rPr>
          <w:rFonts w:ascii="Arial" w:hAnsi="Arial" w:cs="Arial"/>
          <w:sz w:val="20"/>
          <w:szCs w:val="20"/>
        </w:rPr>
      </w:pPr>
    </w:p>
    <w:p w14:paraId="18243699" w14:textId="77777777" w:rsidR="00224DD5" w:rsidRPr="00345435" w:rsidRDefault="00224DD5" w:rsidP="00224DD5">
      <w:pPr>
        <w:spacing w:line="360" w:lineRule="auto"/>
        <w:jc w:val="both"/>
        <w:rPr>
          <w:rFonts w:ascii="Arial" w:eastAsia="Arial" w:hAnsi="Arial" w:cs="Arial"/>
          <w:b/>
          <w:bCs/>
        </w:rPr>
      </w:pPr>
      <w:r w:rsidRPr="00345435">
        <w:rPr>
          <w:rFonts w:ascii="Arial" w:eastAsia="Arial" w:hAnsi="Arial" w:cs="Arial"/>
          <w:b/>
          <w:bCs/>
        </w:rPr>
        <w:t>2.8 Wpływ na środowisko</w:t>
      </w:r>
    </w:p>
    <w:p w14:paraId="404F499F" w14:textId="77777777" w:rsidR="00224DD5" w:rsidRPr="00FE6A27" w:rsidRDefault="00A11259" w:rsidP="007359C4">
      <w:pPr>
        <w:spacing w:line="360" w:lineRule="auto"/>
        <w:jc w:val="both"/>
        <w:rPr>
          <w:rFonts w:ascii="Arial" w:hAnsi="Arial" w:cs="Arial"/>
          <w:sz w:val="20"/>
          <w:szCs w:val="20"/>
        </w:rPr>
      </w:pPr>
      <w:r>
        <w:rPr>
          <w:rFonts w:ascii="Arial" w:hAnsi="Arial" w:cs="Arial"/>
          <w:sz w:val="20"/>
          <w:szCs w:val="20"/>
        </w:rPr>
        <w:t xml:space="preserve">Powiązane z punktem 1.6. Jeżeli inwestycja nie ma wpływu na środowisko, należy to stwierdzić. </w:t>
      </w:r>
    </w:p>
    <w:p w14:paraId="3CC841E3" w14:textId="77777777" w:rsidR="00A11259" w:rsidRDefault="00A11259">
      <w:pPr>
        <w:rPr>
          <w:rFonts w:ascii="Arial" w:eastAsia="Arial" w:hAnsi="Arial" w:cs="Arial"/>
          <w:b/>
          <w:bCs/>
          <w:sz w:val="28"/>
          <w:szCs w:val="28"/>
        </w:rPr>
      </w:pPr>
      <w:r>
        <w:br w:type="page"/>
      </w:r>
    </w:p>
    <w:p w14:paraId="6994753C" w14:textId="77777777" w:rsidR="0083518F" w:rsidRPr="005E21E4" w:rsidRDefault="00224DD5" w:rsidP="00E76C6A">
      <w:pPr>
        <w:pStyle w:val="Rozdzia"/>
      </w:pPr>
      <w:bookmarkStart w:id="348" w:name="_Toc85183126"/>
      <w:r>
        <w:lastRenderedPageBreak/>
        <w:t>3</w:t>
      </w:r>
      <w:r w:rsidR="0083518F" w:rsidRPr="005E21E4">
        <w:t xml:space="preserve">. </w:t>
      </w:r>
      <w:r w:rsidR="0083518F">
        <w:t>Część</w:t>
      </w:r>
      <w:r w:rsidR="0083518F" w:rsidRPr="005E21E4">
        <w:t xml:space="preserve"> techniczna</w:t>
      </w:r>
      <w:bookmarkEnd w:id="348"/>
    </w:p>
    <w:p w14:paraId="7F625B7B" w14:textId="77777777" w:rsidR="00E76C6A" w:rsidRDefault="00224DD5" w:rsidP="00E76C6A">
      <w:pPr>
        <w:pStyle w:val="Podrozdzia"/>
      </w:pPr>
      <w:bookmarkStart w:id="349" w:name="_Toc85183127"/>
      <w:r>
        <w:t>3</w:t>
      </w:r>
      <w:r w:rsidR="00E76C6A">
        <w:t xml:space="preserve">.1. Stan </w:t>
      </w:r>
      <w:r w:rsidR="00E76C6A" w:rsidRPr="00E76C6A">
        <w:t>istniejący</w:t>
      </w:r>
      <w:bookmarkEnd w:id="349"/>
    </w:p>
    <w:p w14:paraId="7B5C71F8" w14:textId="77777777" w:rsidR="00E76C6A" w:rsidRPr="00675F58" w:rsidRDefault="00675F58" w:rsidP="00450F25">
      <w:pPr>
        <w:spacing w:line="360" w:lineRule="auto"/>
        <w:jc w:val="both"/>
        <w:rPr>
          <w:rFonts w:ascii="Arial" w:hAnsi="Arial" w:cs="Arial"/>
          <w:bCs/>
          <w:sz w:val="20"/>
          <w:szCs w:val="20"/>
        </w:rPr>
      </w:pPr>
      <w:r w:rsidRPr="00675F58">
        <w:rPr>
          <w:rFonts w:ascii="Arial" w:hAnsi="Arial" w:cs="Arial"/>
          <w:bCs/>
          <w:sz w:val="20"/>
          <w:szCs w:val="20"/>
        </w:rPr>
        <w:t>Opis stanu istniejącego</w:t>
      </w:r>
      <w:r w:rsidR="00A11259">
        <w:rPr>
          <w:rFonts w:ascii="Arial" w:hAnsi="Arial" w:cs="Arial"/>
          <w:bCs/>
          <w:sz w:val="20"/>
          <w:szCs w:val="20"/>
        </w:rPr>
        <w:t xml:space="preserve"> obszaru oraz infrastruktury</w:t>
      </w:r>
      <w:r w:rsidRPr="00675F58">
        <w:rPr>
          <w:rFonts w:ascii="Arial" w:hAnsi="Arial" w:cs="Arial"/>
          <w:bCs/>
          <w:sz w:val="20"/>
          <w:szCs w:val="20"/>
        </w:rPr>
        <w:t>, jeżeli</w:t>
      </w:r>
      <w:r>
        <w:rPr>
          <w:rFonts w:ascii="Arial" w:hAnsi="Arial" w:cs="Arial"/>
          <w:bCs/>
          <w:sz w:val="20"/>
          <w:szCs w:val="20"/>
        </w:rPr>
        <w:t xml:space="preserve"> inwestycja dotyczy przebudowy/rozbudowy.</w:t>
      </w:r>
    </w:p>
    <w:p w14:paraId="248D33B4" w14:textId="77777777" w:rsidR="003C22A8" w:rsidRPr="00E76C6A" w:rsidRDefault="00224DD5" w:rsidP="003C22A8">
      <w:pPr>
        <w:pStyle w:val="Podrozdzia"/>
        <w:rPr>
          <w:szCs w:val="20"/>
        </w:rPr>
      </w:pPr>
      <w:bookmarkStart w:id="350" w:name="_Toc85183128"/>
      <w:r>
        <w:t>3</w:t>
      </w:r>
      <w:r w:rsidR="003C22A8" w:rsidRPr="00E76C6A">
        <w:t>.</w:t>
      </w:r>
      <w:r w:rsidR="003C22A8">
        <w:t>2</w:t>
      </w:r>
      <w:r w:rsidR="003C22A8" w:rsidRPr="00E76C6A">
        <w:t xml:space="preserve">. </w:t>
      </w:r>
      <w:r w:rsidR="003C22A8" w:rsidRPr="003C22A8">
        <w:t>Budowa</w:t>
      </w:r>
      <w:r w:rsidR="003C22A8" w:rsidRPr="00E76C6A">
        <w:t xml:space="preserve"> </w:t>
      </w:r>
      <w:r w:rsidR="003C22A8">
        <w:t>kanalizacji wtórnej</w:t>
      </w:r>
      <w:bookmarkEnd w:id="350"/>
      <w:r w:rsidR="003C22A8" w:rsidRPr="00E76C6A">
        <w:t xml:space="preserve"> </w:t>
      </w:r>
    </w:p>
    <w:p w14:paraId="58053690" w14:textId="3CC9B19E" w:rsidR="003C22A8" w:rsidRPr="003C22A8" w:rsidRDefault="00A11259" w:rsidP="00453275">
      <w:pPr>
        <w:pStyle w:val="Default"/>
        <w:spacing w:after="200" w:line="360" w:lineRule="auto"/>
        <w:jc w:val="both"/>
        <w:rPr>
          <w:rFonts w:eastAsia="Arial"/>
          <w:color w:val="auto"/>
          <w:sz w:val="20"/>
          <w:szCs w:val="20"/>
        </w:rPr>
      </w:pPr>
      <w:r>
        <w:rPr>
          <w:rFonts w:eastAsia="Arial"/>
          <w:color w:val="auto"/>
          <w:sz w:val="20"/>
          <w:szCs w:val="20"/>
        </w:rPr>
        <w:t xml:space="preserve">Opis sposobu budowy kanalizacji </w:t>
      </w:r>
      <w:del w:id="351" w:author="Marcin Walenciej (75524)" w:date="2026-03-21T08:24:00Z" w16du:dateUtc="2026-03-21T07:24:00Z">
        <w:r w:rsidDel="003319A4">
          <w:rPr>
            <w:rFonts w:eastAsia="Arial"/>
            <w:color w:val="auto"/>
            <w:sz w:val="20"/>
            <w:szCs w:val="20"/>
          </w:rPr>
          <w:delText>wtórnej</w:delText>
        </w:r>
      </w:del>
      <w:ins w:id="352" w:author="Marcin Walenciej (75524)" w:date="2026-03-21T08:24:00Z" w16du:dateUtc="2026-03-21T07:24:00Z">
        <w:r w:rsidR="003319A4">
          <w:rPr>
            <w:rFonts w:eastAsia="Arial"/>
            <w:color w:val="auto"/>
            <w:sz w:val="20"/>
            <w:szCs w:val="20"/>
          </w:rPr>
          <w:t>wtórnej,</w:t>
        </w:r>
      </w:ins>
      <w:r>
        <w:rPr>
          <w:rFonts w:eastAsia="Arial"/>
          <w:color w:val="auto"/>
          <w:sz w:val="20"/>
          <w:szCs w:val="20"/>
        </w:rPr>
        <w:t xml:space="preserve"> jeżeli dotyczy</w:t>
      </w:r>
    </w:p>
    <w:p w14:paraId="5B0B18AA" w14:textId="77777777" w:rsidR="0083518F" w:rsidRPr="00E76C6A" w:rsidRDefault="00224DD5" w:rsidP="00453275">
      <w:pPr>
        <w:pStyle w:val="Podrozdzia"/>
      </w:pPr>
      <w:bookmarkStart w:id="353" w:name="_Toc85183129"/>
      <w:r>
        <w:t>3</w:t>
      </w:r>
      <w:r w:rsidR="0083518F" w:rsidRPr="00E76C6A">
        <w:t>.</w:t>
      </w:r>
      <w:r w:rsidR="003C22A8">
        <w:t>3</w:t>
      </w:r>
      <w:r w:rsidR="0083518F" w:rsidRPr="00E76C6A">
        <w:t xml:space="preserve">. Budowa </w:t>
      </w:r>
      <w:r w:rsidR="0083518F" w:rsidRPr="00453275">
        <w:t>zasobników</w:t>
      </w:r>
      <w:r w:rsidR="0083518F" w:rsidRPr="00E76C6A">
        <w:t xml:space="preserve"> </w:t>
      </w:r>
      <w:r w:rsidR="006E170B">
        <w:t xml:space="preserve">kablowych </w:t>
      </w:r>
      <w:r w:rsidR="007B3645">
        <w:t xml:space="preserve">oraz rurociągu </w:t>
      </w:r>
      <w:r w:rsidR="0083518F" w:rsidRPr="00E76C6A">
        <w:t>kablow</w:t>
      </w:r>
      <w:r w:rsidR="007B3645">
        <w:t>ego</w:t>
      </w:r>
      <w:bookmarkEnd w:id="353"/>
    </w:p>
    <w:p w14:paraId="53BE103E" w14:textId="77777777" w:rsidR="00A11259" w:rsidRPr="003C22A8" w:rsidRDefault="00A11259" w:rsidP="00A11259">
      <w:pPr>
        <w:pStyle w:val="Default"/>
        <w:spacing w:after="200" w:line="360" w:lineRule="auto"/>
        <w:jc w:val="both"/>
        <w:rPr>
          <w:rFonts w:eastAsia="Arial"/>
          <w:color w:val="auto"/>
          <w:sz w:val="20"/>
          <w:szCs w:val="20"/>
        </w:rPr>
      </w:pPr>
      <w:r>
        <w:rPr>
          <w:rFonts w:eastAsia="Arial"/>
          <w:color w:val="auto"/>
          <w:sz w:val="20"/>
          <w:szCs w:val="20"/>
        </w:rPr>
        <w:t>Opis sposobu budowy zasobników kablowych</w:t>
      </w:r>
    </w:p>
    <w:p w14:paraId="3D81F63C" w14:textId="77777777" w:rsidR="0083518F" w:rsidRPr="005848D0" w:rsidRDefault="00224DD5" w:rsidP="009F1A93">
      <w:pPr>
        <w:pStyle w:val="Podrozdzia"/>
      </w:pPr>
      <w:bookmarkStart w:id="354" w:name="_Toc85183130"/>
      <w:r>
        <w:t>3</w:t>
      </w:r>
      <w:r w:rsidR="0083518F" w:rsidRPr="005848D0">
        <w:t>.</w:t>
      </w:r>
      <w:r w:rsidR="009F1A93">
        <w:t>4</w:t>
      </w:r>
      <w:r w:rsidR="0083518F" w:rsidRPr="005848D0">
        <w:t xml:space="preserve">. </w:t>
      </w:r>
      <w:r w:rsidR="0083518F" w:rsidRPr="009F1A93">
        <w:t>Skrzyżowania</w:t>
      </w:r>
      <w:r w:rsidR="0083518F" w:rsidRPr="001947AD">
        <w:t xml:space="preserve"> z obiektami uzbrojenia terenu</w:t>
      </w:r>
      <w:bookmarkEnd w:id="354"/>
    </w:p>
    <w:p w14:paraId="3DD04239" w14:textId="77777777" w:rsidR="00D34138" w:rsidRDefault="00D34138" w:rsidP="00D34138">
      <w:pPr>
        <w:autoSpaceDE w:val="0"/>
        <w:autoSpaceDN w:val="0"/>
        <w:adjustRightInd w:val="0"/>
        <w:spacing w:line="360" w:lineRule="auto"/>
        <w:jc w:val="center"/>
        <w:rPr>
          <w:rFonts w:ascii="Arial" w:eastAsia="Arial" w:hAnsi="Arial" w:cs="Arial"/>
          <w:sz w:val="20"/>
          <w:szCs w:val="20"/>
        </w:rPr>
      </w:pPr>
      <w:r w:rsidRPr="00695120">
        <w:rPr>
          <w:rFonts w:ascii="Arial" w:eastAsia="Arial" w:hAnsi="Arial" w:cs="Arial"/>
          <w:b/>
          <w:sz w:val="20"/>
          <w:szCs w:val="20"/>
        </w:rPr>
        <w:t>Tab.</w:t>
      </w:r>
      <w:r w:rsidR="00224DD5">
        <w:rPr>
          <w:rFonts w:ascii="Arial" w:eastAsia="Arial" w:hAnsi="Arial" w:cs="Arial"/>
          <w:b/>
          <w:sz w:val="20"/>
          <w:szCs w:val="20"/>
        </w:rPr>
        <w:t>3</w:t>
      </w:r>
      <w:r w:rsidRPr="00695120">
        <w:rPr>
          <w:rFonts w:ascii="Arial" w:eastAsia="Arial" w:hAnsi="Arial" w:cs="Arial"/>
          <w:b/>
          <w:sz w:val="20"/>
          <w:szCs w:val="20"/>
        </w:rPr>
        <w:t>.1.</w:t>
      </w:r>
      <w:r>
        <w:rPr>
          <w:rFonts w:ascii="Arial" w:eastAsia="Arial" w:hAnsi="Arial" w:cs="Arial"/>
          <w:sz w:val="20"/>
          <w:szCs w:val="20"/>
        </w:rPr>
        <w:t xml:space="preserve"> Zestawienie</w:t>
      </w:r>
      <w:r w:rsidR="004A723E">
        <w:rPr>
          <w:rFonts w:ascii="Arial" w:eastAsia="Arial" w:hAnsi="Arial" w:cs="Arial"/>
          <w:sz w:val="20"/>
          <w:szCs w:val="20"/>
        </w:rPr>
        <w:t xml:space="preserve"> obiektów ochronnych</w:t>
      </w:r>
    </w:p>
    <w:tbl>
      <w:tblPr>
        <w:tblW w:w="0" w:type="auto"/>
        <w:tblInd w:w="55" w:type="dxa"/>
        <w:tblLayout w:type="fixed"/>
        <w:tblCellMar>
          <w:left w:w="70" w:type="dxa"/>
          <w:right w:w="70" w:type="dxa"/>
        </w:tblCellMar>
        <w:tblLook w:val="04A0" w:firstRow="1" w:lastRow="0" w:firstColumn="1" w:lastColumn="0" w:noHBand="0" w:noVBand="1"/>
      </w:tblPr>
      <w:tblGrid>
        <w:gridCol w:w="1433"/>
        <w:gridCol w:w="752"/>
        <w:gridCol w:w="807"/>
        <w:gridCol w:w="2055"/>
        <w:gridCol w:w="1598"/>
        <w:gridCol w:w="1427"/>
        <w:gridCol w:w="1085"/>
      </w:tblGrid>
      <w:tr w:rsidR="004C182F" w:rsidRPr="004C182F" w14:paraId="2AC3838A" w14:textId="77777777" w:rsidTr="006426C6">
        <w:trPr>
          <w:trHeight w:val="315"/>
        </w:trPr>
        <w:tc>
          <w:tcPr>
            <w:tcW w:w="1433" w:type="dxa"/>
            <w:tcBorders>
              <w:top w:val="single" w:sz="12" w:space="0" w:color="auto"/>
              <w:left w:val="single" w:sz="12" w:space="0" w:color="auto"/>
              <w:bottom w:val="single" w:sz="18" w:space="0" w:color="auto"/>
              <w:right w:val="single" w:sz="4" w:space="0" w:color="auto"/>
            </w:tcBorders>
            <w:noWrap/>
            <w:vAlign w:val="center"/>
            <w:hideMark/>
          </w:tcPr>
          <w:p w14:paraId="79896A28" w14:textId="77777777" w:rsidR="00D34138" w:rsidRPr="00D34138" w:rsidRDefault="00D34138" w:rsidP="004C182F">
            <w:pPr>
              <w:spacing w:before="20" w:after="20"/>
              <w:jc w:val="center"/>
              <w:rPr>
                <w:rFonts w:ascii="Arial" w:hAnsi="Arial" w:cs="Arial"/>
                <w:b/>
                <w:color w:val="000000"/>
                <w:sz w:val="16"/>
                <w:szCs w:val="16"/>
              </w:rPr>
            </w:pPr>
            <w:r w:rsidRPr="00D34138">
              <w:rPr>
                <w:rFonts w:ascii="Arial" w:hAnsi="Arial" w:cs="Arial"/>
                <w:b/>
                <w:color w:val="000000"/>
                <w:sz w:val="16"/>
                <w:szCs w:val="16"/>
              </w:rPr>
              <w:t>Relacja</w:t>
            </w:r>
          </w:p>
        </w:tc>
        <w:tc>
          <w:tcPr>
            <w:tcW w:w="752" w:type="dxa"/>
            <w:tcBorders>
              <w:top w:val="single" w:sz="12" w:space="0" w:color="auto"/>
              <w:left w:val="nil"/>
              <w:bottom w:val="single" w:sz="18" w:space="0" w:color="auto"/>
              <w:right w:val="single" w:sz="4" w:space="0" w:color="auto"/>
            </w:tcBorders>
            <w:noWrap/>
            <w:vAlign w:val="center"/>
            <w:hideMark/>
          </w:tcPr>
          <w:p w14:paraId="27BA7E7D" w14:textId="77777777" w:rsidR="00D34138" w:rsidRPr="00D34138" w:rsidRDefault="00D34138" w:rsidP="004C182F">
            <w:pPr>
              <w:spacing w:before="20" w:after="20"/>
              <w:jc w:val="center"/>
              <w:rPr>
                <w:rFonts w:ascii="Arial" w:hAnsi="Arial" w:cs="Arial"/>
                <w:b/>
                <w:color w:val="000000"/>
                <w:sz w:val="16"/>
                <w:szCs w:val="16"/>
              </w:rPr>
            </w:pPr>
            <w:r w:rsidRPr="00D34138">
              <w:rPr>
                <w:rFonts w:ascii="Arial" w:hAnsi="Arial" w:cs="Arial"/>
                <w:b/>
                <w:color w:val="000000"/>
                <w:sz w:val="16"/>
                <w:szCs w:val="16"/>
              </w:rPr>
              <w:t>Droga</w:t>
            </w:r>
          </w:p>
        </w:tc>
        <w:tc>
          <w:tcPr>
            <w:tcW w:w="807" w:type="dxa"/>
            <w:tcBorders>
              <w:top w:val="single" w:sz="12" w:space="0" w:color="auto"/>
              <w:left w:val="nil"/>
              <w:bottom w:val="single" w:sz="18" w:space="0" w:color="auto"/>
              <w:right w:val="single" w:sz="4" w:space="0" w:color="auto"/>
            </w:tcBorders>
            <w:noWrap/>
            <w:vAlign w:val="center"/>
            <w:hideMark/>
          </w:tcPr>
          <w:p w14:paraId="389341ED" w14:textId="77777777" w:rsidR="00AF11DC" w:rsidRDefault="004C182F" w:rsidP="00AF11DC">
            <w:pPr>
              <w:spacing w:before="20" w:after="20"/>
              <w:jc w:val="center"/>
              <w:rPr>
                <w:rFonts w:ascii="Arial" w:hAnsi="Arial" w:cs="Arial"/>
                <w:b/>
                <w:color w:val="000000"/>
                <w:sz w:val="16"/>
                <w:szCs w:val="16"/>
              </w:rPr>
            </w:pPr>
            <w:r w:rsidRPr="004C182F">
              <w:rPr>
                <w:rFonts w:ascii="Arial" w:hAnsi="Arial" w:cs="Arial"/>
                <w:b/>
                <w:color w:val="000000"/>
                <w:sz w:val="16"/>
                <w:szCs w:val="16"/>
              </w:rPr>
              <w:t>N</w:t>
            </w:r>
            <w:r w:rsidR="00AF11DC">
              <w:rPr>
                <w:rFonts w:ascii="Arial" w:hAnsi="Arial" w:cs="Arial"/>
                <w:b/>
                <w:color w:val="000000"/>
                <w:sz w:val="16"/>
                <w:szCs w:val="16"/>
              </w:rPr>
              <w:t>umer</w:t>
            </w:r>
          </w:p>
          <w:p w14:paraId="0454E3A3" w14:textId="77777777" w:rsidR="00D34138" w:rsidRPr="00D34138" w:rsidRDefault="004C182F" w:rsidP="00AF11DC">
            <w:pPr>
              <w:spacing w:before="20" w:after="20"/>
              <w:jc w:val="center"/>
              <w:rPr>
                <w:rFonts w:ascii="Arial" w:hAnsi="Arial" w:cs="Arial"/>
                <w:b/>
                <w:color w:val="000000"/>
                <w:sz w:val="16"/>
                <w:szCs w:val="16"/>
              </w:rPr>
            </w:pPr>
            <w:r w:rsidRPr="004C182F">
              <w:rPr>
                <w:rFonts w:ascii="Arial" w:hAnsi="Arial" w:cs="Arial"/>
                <w:b/>
                <w:color w:val="000000"/>
                <w:sz w:val="16"/>
                <w:szCs w:val="16"/>
              </w:rPr>
              <w:t>obiektu</w:t>
            </w:r>
          </w:p>
        </w:tc>
        <w:tc>
          <w:tcPr>
            <w:tcW w:w="2055" w:type="dxa"/>
            <w:tcBorders>
              <w:top w:val="single" w:sz="12" w:space="0" w:color="auto"/>
              <w:left w:val="nil"/>
              <w:bottom w:val="single" w:sz="18" w:space="0" w:color="auto"/>
              <w:right w:val="single" w:sz="4" w:space="0" w:color="auto"/>
            </w:tcBorders>
            <w:noWrap/>
            <w:vAlign w:val="center"/>
            <w:hideMark/>
          </w:tcPr>
          <w:p w14:paraId="47ADA314" w14:textId="77777777" w:rsidR="00D34138" w:rsidRPr="00D34138" w:rsidRDefault="00D34138" w:rsidP="004C182F">
            <w:pPr>
              <w:spacing w:before="20" w:after="20"/>
              <w:jc w:val="center"/>
              <w:rPr>
                <w:rFonts w:ascii="Arial" w:hAnsi="Arial" w:cs="Arial"/>
                <w:b/>
                <w:color w:val="000000"/>
                <w:sz w:val="16"/>
                <w:szCs w:val="16"/>
              </w:rPr>
            </w:pPr>
            <w:r w:rsidRPr="00D34138">
              <w:rPr>
                <w:rFonts w:ascii="Arial" w:hAnsi="Arial" w:cs="Arial"/>
                <w:b/>
                <w:color w:val="000000"/>
                <w:sz w:val="16"/>
                <w:szCs w:val="16"/>
              </w:rPr>
              <w:t>Rodzaj obiektu</w:t>
            </w:r>
          </w:p>
        </w:tc>
        <w:tc>
          <w:tcPr>
            <w:tcW w:w="1598" w:type="dxa"/>
            <w:tcBorders>
              <w:top w:val="single" w:sz="12" w:space="0" w:color="auto"/>
              <w:left w:val="nil"/>
              <w:bottom w:val="single" w:sz="18" w:space="0" w:color="auto"/>
              <w:right w:val="single" w:sz="4" w:space="0" w:color="auto"/>
            </w:tcBorders>
            <w:noWrap/>
            <w:vAlign w:val="center"/>
            <w:hideMark/>
          </w:tcPr>
          <w:p w14:paraId="6B561F50" w14:textId="77777777" w:rsidR="00D34138" w:rsidRPr="00D34138" w:rsidRDefault="00D34138" w:rsidP="004C182F">
            <w:pPr>
              <w:spacing w:before="20" w:after="20"/>
              <w:jc w:val="center"/>
              <w:rPr>
                <w:rFonts w:ascii="Arial" w:hAnsi="Arial" w:cs="Arial"/>
                <w:b/>
                <w:color w:val="000000"/>
                <w:sz w:val="16"/>
                <w:szCs w:val="16"/>
              </w:rPr>
            </w:pPr>
            <w:r w:rsidRPr="00D34138">
              <w:rPr>
                <w:rFonts w:ascii="Arial" w:hAnsi="Arial" w:cs="Arial"/>
                <w:b/>
                <w:color w:val="000000"/>
                <w:sz w:val="16"/>
                <w:szCs w:val="16"/>
              </w:rPr>
              <w:t>Współrzędne geograficzne</w:t>
            </w:r>
          </w:p>
        </w:tc>
        <w:tc>
          <w:tcPr>
            <w:tcW w:w="1427" w:type="dxa"/>
            <w:tcBorders>
              <w:top w:val="single" w:sz="12" w:space="0" w:color="auto"/>
              <w:left w:val="nil"/>
              <w:bottom w:val="single" w:sz="18" w:space="0" w:color="auto"/>
              <w:right w:val="single" w:sz="4" w:space="0" w:color="auto"/>
            </w:tcBorders>
            <w:noWrap/>
            <w:vAlign w:val="center"/>
            <w:hideMark/>
          </w:tcPr>
          <w:p w14:paraId="61FC333A" w14:textId="77777777" w:rsidR="00D34138" w:rsidRPr="00D34138" w:rsidRDefault="00D34138" w:rsidP="004C182F">
            <w:pPr>
              <w:spacing w:before="20" w:after="20"/>
              <w:jc w:val="center"/>
              <w:rPr>
                <w:rFonts w:ascii="Arial" w:hAnsi="Arial" w:cs="Arial"/>
                <w:b/>
                <w:color w:val="000000"/>
                <w:sz w:val="16"/>
                <w:szCs w:val="16"/>
              </w:rPr>
            </w:pPr>
            <w:r w:rsidRPr="00D34138">
              <w:rPr>
                <w:rFonts w:ascii="Arial" w:hAnsi="Arial" w:cs="Arial"/>
                <w:b/>
                <w:color w:val="000000"/>
                <w:sz w:val="16"/>
                <w:szCs w:val="16"/>
              </w:rPr>
              <w:t>Technologia wykonania</w:t>
            </w:r>
          </w:p>
        </w:tc>
        <w:tc>
          <w:tcPr>
            <w:tcW w:w="1085" w:type="dxa"/>
            <w:tcBorders>
              <w:top w:val="single" w:sz="12" w:space="0" w:color="auto"/>
              <w:left w:val="nil"/>
              <w:bottom w:val="single" w:sz="18" w:space="0" w:color="auto"/>
              <w:right w:val="single" w:sz="12" w:space="0" w:color="auto"/>
            </w:tcBorders>
            <w:noWrap/>
            <w:vAlign w:val="center"/>
            <w:hideMark/>
          </w:tcPr>
          <w:p w14:paraId="234618F4" w14:textId="77777777" w:rsidR="00AF11DC" w:rsidRDefault="00D34138" w:rsidP="004C182F">
            <w:pPr>
              <w:spacing w:before="20" w:after="20"/>
              <w:jc w:val="center"/>
              <w:rPr>
                <w:rFonts w:ascii="Arial" w:hAnsi="Arial" w:cs="Arial"/>
                <w:b/>
                <w:color w:val="000000"/>
                <w:sz w:val="16"/>
                <w:szCs w:val="16"/>
              </w:rPr>
            </w:pPr>
            <w:r w:rsidRPr="00D34138">
              <w:rPr>
                <w:rFonts w:ascii="Arial" w:hAnsi="Arial" w:cs="Arial"/>
                <w:b/>
                <w:color w:val="000000"/>
                <w:sz w:val="16"/>
                <w:szCs w:val="16"/>
              </w:rPr>
              <w:t xml:space="preserve">RHDPEp </w:t>
            </w:r>
          </w:p>
          <w:p w14:paraId="53381D29" w14:textId="77777777" w:rsidR="00D34138" w:rsidRPr="00D34138" w:rsidRDefault="00AF11DC" w:rsidP="004C182F">
            <w:pPr>
              <w:spacing w:before="20" w:after="20"/>
              <w:jc w:val="center"/>
              <w:rPr>
                <w:rFonts w:ascii="Arial" w:hAnsi="Arial" w:cs="Arial"/>
                <w:b/>
                <w:color w:val="000000"/>
                <w:sz w:val="16"/>
                <w:szCs w:val="16"/>
              </w:rPr>
            </w:pPr>
            <w:r w:rsidRPr="005848D0">
              <w:rPr>
                <w:sz w:val="20"/>
                <w:szCs w:val="20"/>
              </w:rPr>
              <w:t>Ø</w:t>
            </w:r>
            <w:r w:rsidR="00D34138" w:rsidRPr="00D34138">
              <w:rPr>
                <w:rFonts w:ascii="Arial" w:hAnsi="Arial" w:cs="Arial"/>
                <w:b/>
                <w:color w:val="000000"/>
                <w:sz w:val="16"/>
                <w:szCs w:val="16"/>
              </w:rPr>
              <w:t>110 [m]</w:t>
            </w:r>
          </w:p>
        </w:tc>
      </w:tr>
      <w:tr w:rsidR="004C182F" w:rsidRPr="004C182F" w14:paraId="6D937CFA" w14:textId="77777777" w:rsidTr="006426C6">
        <w:trPr>
          <w:trHeight w:val="300"/>
        </w:trPr>
        <w:tc>
          <w:tcPr>
            <w:tcW w:w="1433" w:type="dxa"/>
            <w:tcBorders>
              <w:top w:val="single" w:sz="18" w:space="0" w:color="auto"/>
              <w:left w:val="single" w:sz="12" w:space="0" w:color="auto"/>
              <w:bottom w:val="single" w:sz="4" w:space="0" w:color="auto"/>
              <w:right w:val="single" w:sz="4" w:space="0" w:color="auto"/>
            </w:tcBorders>
            <w:shd w:val="clear" w:color="000000" w:fill="00B0F0"/>
            <w:noWrap/>
            <w:vAlign w:val="center"/>
            <w:hideMark/>
          </w:tcPr>
          <w:p w14:paraId="299A1036" w14:textId="681FC786" w:rsidR="00D34138" w:rsidRPr="003319A4" w:rsidRDefault="006426C6" w:rsidP="003319A4">
            <w:pPr>
              <w:pStyle w:val="p1"/>
              <w:jc w:val="center"/>
              <w:rPr>
                <w:color w:val="000000" w:themeColor="text1"/>
                <w:sz w:val="16"/>
                <w:szCs w:val="16"/>
              </w:rPr>
            </w:pPr>
            <w:r w:rsidRPr="003319A4">
              <w:rPr>
                <w:color w:val="000000" w:themeColor="text1"/>
                <w:sz w:val="16"/>
                <w:szCs w:val="16"/>
              </w:rPr>
              <w:t>Grajewo – Osowiec</w:t>
            </w:r>
            <w:r w:rsidR="00173705" w:rsidRPr="003319A4">
              <w:rPr>
                <w:color w:val="000000" w:themeColor="text1"/>
                <w:sz w:val="16"/>
                <w:szCs w:val="16"/>
              </w:rPr>
              <w:t>-Twierdza</w:t>
            </w:r>
          </w:p>
        </w:tc>
        <w:tc>
          <w:tcPr>
            <w:tcW w:w="752" w:type="dxa"/>
            <w:tcBorders>
              <w:top w:val="single" w:sz="18" w:space="0" w:color="auto"/>
              <w:left w:val="nil"/>
              <w:bottom w:val="single" w:sz="4" w:space="0" w:color="auto"/>
              <w:right w:val="single" w:sz="4" w:space="0" w:color="auto"/>
            </w:tcBorders>
            <w:shd w:val="clear" w:color="000000" w:fill="00B0F0"/>
            <w:noWrap/>
            <w:vAlign w:val="center"/>
            <w:hideMark/>
          </w:tcPr>
          <w:p w14:paraId="166CC19C" w14:textId="0C7B427A" w:rsidR="00D34138" w:rsidRPr="003319A4" w:rsidRDefault="006426C6" w:rsidP="003319A4">
            <w:pPr>
              <w:spacing w:before="20" w:after="20"/>
              <w:jc w:val="center"/>
              <w:rPr>
                <w:color w:val="000000" w:themeColor="text1"/>
                <w:sz w:val="16"/>
                <w:szCs w:val="16"/>
                <w:rPrChange w:id="355"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56" w:author="Marcin Walenciej (75524)" w:date="2026-03-21T08:22:00Z" w16du:dateUtc="2026-03-21T07:22:00Z">
                  <w:rPr>
                    <w:rFonts w:ascii="Arial" w:hAnsi="Arial" w:cs="Arial"/>
                    <w:color w:val="000000" w:themeColor="text1"/>
                    <w:sz w:val="16"/>
                    <w:szCs w:val="16"/>
                  </w:rPr>
                </w:rPrChange>
              </w:rPr>
              <w:t>DK65</w:t>
            </w:r>
          </w:p>
        </w:tc>
        <w:tc>
          <w:tcPr>
            <w:tcW w:w="807" w:type="dxa"/>
            <w:tcBorders>
              <w:top w:val="single" w:sz="18" w:space="0" w:color="auto"/>
              <w:left w:val="nil"/>
              <w:bottom w:val="single" w:sz="4" w:space="0" w:color="auto"/>
              <w:right w:val="single" w:sz="4" w:space="0" w:color="auto"/>
            </w:tcBorders>
            <w:shd w:val="clear" w:color="000000" w:fill="00B0F0"/>
            <w:noWrap/>
            <w:vAlign w:val="center"/>
            <w:hideMark/>
          </w:tcPr>
          <w:p w14:paraId="654C36EA" w14:textId="7DA8587C" w:rsidR="00D34138" w:rsidRPr="003319A4" w:rsidRDefault="006426C6" w:rsidP="003319A4">
            <w:pPr>
              <w:spacing w:before="20" w:after="20"/>
              <w:jc w:val="center"/>
              <w:rPr>
                <w:color w:val="000000" w:themeColor="text1"/>
                <w:sz w:val="16"/>
                <w:szCs w:val="16"/>
                <w:rPrChange w:id="357"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58" w:author="Marcin Walenciej (75524)" w:date="2026-03-21T08:22:00Z" w16du:dateUtc="2026-03-21T07:22:00Z">
                  <w:rPr>
                    <w:rFonts w:ascii="Arial" w:hAnsi="Arial" w:cs="Arial"/>
                    <w:color w:val="000000" w:themeColor="text1"/>
                    <w:sz w:val="16"/>
                    <w:szCs w:val="16"/>
                  </w:rPr>
                </w:rPrChange>
              </w:rPr>
              <w:t>1</w:t>
            </w:r>
          </w:p>
        </w:tc>
        <w:tc>
          <w:tcPr>
            <w:tcW w:w="2055" w:type="dxa"/>
            <w:tcBorders>
              <w:top w:val="single" w:sz="18" w:space="0" w:color="auto"/>
              <w:left w:val="nil"/>
              <w:bottom w:val="single" w:sz="4" w:space="0" w:color="auto"/>
              <w:right w:val="single" w:sz="4" w:space="0" w:color="auto"/>
            </w:tcBorders>
            <w:shd w:val="clear" w:color="000000" w:fill="00B0F0"/>
            <w:noWrap/>
            <w:vAlign w:val="center"/>
            <w:hideMark/>
          </w:tcPr>
          <w:p w14:paraId="37E3A685" w14:textId="5E951D81" w:rsidR="00D34138" w:rsidRPr="003319A4" w:rsidRDefault="006426C6" w:rsidP="003319A4">
            <w:pPr>
              <w:pStyle w:val="p1"/>
              <w:jc w:val="center"/>
              <w:rPr>
                <w:color w:val="000000" w:themeColor="text1"/>
                <w:sz w:val="16"/>
                <w:szCs w:val="16"/>
                <w:lang w:val="pl-PL"/>
              </w:rPr>
            </w:pPr>
            <w:r w:rsidRPr="003319A4">
              <w:rPr>
                <w:color w:val="000000" w:themeColor="text1"/>
                <w:sz w:val="16"/>
                <w:szCs w:val="16"/>
              </w:rPr>
              <w:t xml:space="preserve">Skrzyżowanie z drogą </w:t>
            </w:r>
            <w:r w:rsidR="00545BD5" w:rsidRPr="003319A4">
              <w:rPr>
                <w:color w:val="000000" w:themeColor="text1"/>
                <w:sz w:val="16"/>
                <w:szCs w:val="16"/>
              </w:rPr>
              <w:t>krajow</w:t>
            </w:r>
            <w:r w:rsidR="00545BD5" w:rsidRPr="003319A4">
              <w:rPr>
                <w:color w:val="000000" w:themeColor="text1"/>
                <w:sz w:val="16"/>
                <w:szCs w:val="16"/>
                <w:lang w:val="pl-PL"/>
              </w:rPr>
              <w:t>ą (350m)</w:t>
            </w:r>
          </w:p>
        </w:tc>
        <w:tc>
          <w:tcPr>
            <w:tcW w:w="1598" w:type="dxa"/>
            <w:tcBorders>
              <w:top w:val="single" w:sz="18" w:space="0" w:color="auto"/>
              <w:left w:val="nil"/>
              <w:bottom w:val="single" w:sz="4" w:space="0" w:color="auto"/>
              <w:right w:val="single" w:sz="4" w:space="0" w:color="auto"/>
            </w:tcBorders>
            <w:shd w:val="clear" w:color="000000" w:fill="00B0F0"/>
            <w:noWrap/>
            <w:vAlign w:val="center"/>
            <w:hideMark/>
          </w:tcPr>
          <w:p w14:paraId="33780B4B" w14:textId="47BB6F63" w:rsidR="00D34138" w:rsidRPr="003319A4" w:rsidRDefault="00545BD5" w:rsidP="003319A4">
            <w:pPr>
              <w:pStyle w:val="Nagwek1"/>
              <w:spacing w:before="0"/>
              <w:jc w:val="center"/>
              <w:textAlignment w:val="baseline"/>
              <w:rPr>
                <w:rFonts w:ascii="Times New Roman" w:eastAsia="Times New Roman" w:hAnsi="Times New Roman" w:cs="Times New Roman"/>
                <w:b w:val="0"/>
                <w:bCs w:val="0"/>
                <w:color w:val="000000" w:themeColor="text1"/>
                <w:sz w:val="16"/>
                <w:szCs w:val="16"/>
                <w:rPrChange w:id="359" w:author="Marcin Walenciej (75524)" w:date="2026-03-21T08:22:00Z" w16du:dateUtc="2026-03-21T07:22:00Z">
                  <w:rPr>
                    <w:rFonts w:ascii="Roboto" w:eastAsia="Times New Roman" w:hAnsi="Roboto"/>
                    <w:b w:val="0"/>
                    <w:bCs w:val="0"/>
                    <w:color w:val="000000" w:themeColor="text1"/>
                    <w:sz w:val="16"/>
                    <w:szCs w:val="16"/>
                  </w:rPr>
                </w:rPrChange>
              </w:rPr>
            </w:pPr>
            <w:r w:rsidRPr="003319A4">
              <w:rPr>
                <w:rFonts w:ascii="Times New Roman" w:hAnsi="Times New Roman" w:cs="Times New Roman"/>
                <w:b w:val="0"/>
                <w:bCs w:val="0"/>
                <w:color w:val="000000" w:themeColor="text1"/>
                <w:sz w:val="16"/>
                <w:szCs w:val="16"/>
                <w:rPrChange w:id="360" w:author="Marcin Walenciej (75524)" w:date="2026-03-21T08:22:00Z" w16du:dateUtc="2026-03-21T07:22:00Z">
                  <w:rPr>
                    <w:rFonts w:ascii="Roboto" w:hAnsi="Roboto"/>
                    <w:b w:val="0"/>
                    <w:bCs w:val="0"/>
                    <w:color w:val="000000" w:themeColor="text1"/>
                    <w:sz w:val="16"/>
                    <w:szCs w:val="16"/>
                  </w:rPr>
                </w:rPrChange>
              </w:rPr>
              <w:t>53°38'13.7"N 22°28'17.4"E</w:t>
            </w:r>
          </w:p>
        </w:tc>
        <w:tc>
          <w:tcPr>
            <w:tcW w:w="1427" w:type="dxa"/>
            <w:tcBorders>
              <w:top w:val="single" w:sz="18" w:space="0" w:color="auto"/>
              <w:left w:val="nil"/>
              <w:bottom w:val="single" w:sz="4" w:space="0" w:color="auto"/>
              <w:right w:val="single" w:sz="4" w:space="0" w:color="auto"/>
            </w:tcBorders>
            <w:shd w:val="clear" w:color="000000" w:fill="00B0F0"/>
            <w:noWrap/>
            <w:vAlign w:val="center"/>
            <w:hideMark/>
          </w:tcPr>
          <w:p w14:paraId="4F00B21F" w14:textId="2179CB85" w:rsidR="00D34138" w:rsidRPr="003319A4" w:rsidRDefault="003319A4">
            <w:pPr>
              <w:pStyle w:val="p1"/>
              <w:jc w:val="center"/>
              <w:rPr>
                <w:ins w:id="361" w:author="Marcin Walenciej (75524)" w:date="2026-03-21T08:17:00Z" w16du:dateUtc="2026-03-21T07:17:00Z"/>
                <w:sz w:val="16"/>
                <w:szCs w:val="16"/>
                <w:rPrChange w:id="362" w:author="Marcin Walenciej (75524)" w:date="2026-03-21T08:22:00Z" w16du:dateUtc="2026-03-21T07:22:00Z">
                  <w:rPr>
                    <w:ins w:id="363" w:author="Marcin Walenciej (75524)" w:date="2026-03-21T08:17:00Z" w16du:dateUtc="2026-03-21T07:17:00Z"/>
                    <w:rFonts w:ascii="Arial" w:hAnsi="Arial" w:cs="Arial"/>
                    <w:color w:val="000000" w:themeColor="text1"/>
                    <w:sz w:val="16"/>
                    <w:szCs w:val="16"/>
                  </w:rPr>
                </w:rPrChange>
              </w:rPr>
              <w:pPrChange w:id="364" w:author="Marcin Walenciej (75524)" w:date="2026-03-21T08:22:00Z" w16du:dateUtc="2026-03-21T07:22:00Z">
                <w:pPr>
                  <w:spacing w:before="20" w:after="20"/>
                  <w:jc w:val="center"/>
                </w:pPr>
              </w:pPrChange>
            </w:pPr>
            <w:ins w:id="365" w:author="Marcin Walenciej (75524)" w:date="2026-03-21T08:17:00Z" w16du:dateUtc="2026-03-21T07:17:00Z">
              <w:r w:rsidRPr="003319A4">
                <w:rPr>
                  <w:sz w:val="16"/>
                  <w:szCs w:val="16"/>
                  <w:rPrChange w:id="366" w:author="Marcin Walenciej (75524)" w:date="2026-03-21T08:22:00Z" w16du:dateUtc="2026-03-21T07:22:00Z">
                    <w:rPr/>
                  </w:rPrChange>
                </w:rPr>
                <w:t>przecisk pneumatyczny</w:t>
              </w:r>
            </w:ins>
          </w:p>
          <w:p w14:paraId="1F5600F5" w14:textId="77777777" w:rsidR="003319A4" w:rsidRPr="003319A4" w:rsidRDefault="003319A4">
            <w:pPr>
              <w:jc w:val="center"/>
              <w:rPr>
                <w:sz w:val="16"/>
                <w:szCs w:val="16"/>
                <w:rPrChange w:id="367" w:author="Marcin Walenciej (75524)" w:date="2026-03-21T08:22:00Z" w16du:dateUtc="2026-03-21T07:22:00Z">
                  <w:rPr>
                    <w:rFonts w:ascii="Arial" w:hAnsi="Arial" w:cs="Arial"/>
                    <w:color w:val="000000" w:themeColor="text1"/>
                    <w:sz w:val="16"/>
                    <w:szCs w:val="16"/>
                  </w:rPr>
                </w:rPrChange>
              </w:rPr>
              <w:pPrChange w:id="368" w:author="Marcin Walenciej (75524)" w:date="2026-03-21T08:22:00Z" w16du:dateUtc="2026-03-21T07:22:00Z">
                <w:pPr>
                  <w:spacing w:before="20" w:after="20"/>
                  <w:jc w:val="center"/>
                </w:pPr>
              </w:pPrChange>
            </w:pPr>
          </w:p>
        </w:tc>
        <w:tc>
          <w:tcPr>
            <w:tcW w:w="1085" w:type="dxa"/>
            <w:tcBorders>
              <w:top w:val="single" w:sz="18" w:space="0" w:color="auto"/>
              <w:left w:val="nil"/>
              <w:bottom w:val="single" w:sz="4" w:space="0" w:color="auto"/>
              <w:right w:val="single" w:sz="12" w:space="0" w:color="auto"/>
            </w:tcBorders>
            <w:shd w:val="clear" w:color="000000" w:fill="00B0F0"/>
            <w:noWrap/>
            <w:vAlign w:val="center"/>
            <w:hideMark/>
          </w:tcPr>
          <w:p w14:paraId="416F8022" w14:textId="1D715811" w:rsidR="00D34138" w:rsidRPr="003319A4" w:rsidRDefault="003319A4">
            <w:pPr>
              <w:pStyle w:val="p1"/>
              <w:jc w:val="center"/>
              <w:rPr>
                <w:sz w:val="16"/>
                <w:szCs w:val="16"/>
                <w:rPrChange w:id="369" w:author="Marcin Walenciej (75524)" w:date="2026-03-21T08:22:00Z" w16du:dateUtc="2026-03-21T07:22:00Z">
                  <w:rPr>
                    <w:rFonts w:ascii="Arial" w:hAnsi="Arial" w:cs="Arial"/>
                    <w:color w:val="000000" w:themeColor="text1"/>
                    <w:sz w:val="16"/>
                    <w:szCs w:val="16"/>
                  </w:rPr>
                </w:rPrChange>
              </w:rPr>
              <w:pPrChange w:id="370" w:author="Marcin Walenciej (75524)" w:date="2026-03-21T08:22:00Z" w16du:dateUtc="2026-03-21T07:22:00Z">
                <w:pPr>
                  <w:spacing w:before="20" w:after="20"/>
                  <w:jc w:val="center"/>
                </w:pPr>
              </w:pPrChange>
            </w:pPr>
            <w:ins w:id="371" w:author="Marcin Walenciej (75524)" w:date="2026-03-21T08:18:00Z" w16du:dateUtc="2026-03-21T07:18:00Z">
              <w:r w:rsidRPr="003319A4">
                <w:rPr>
                  <w:sz w:val="16"/>
                  <w:szCs w:val="16"/>
                  <w:rPrChange w:id="372" w:author="Marcin Walenciej (75524)" w:date="2026-03-21T08:22:00Z" w16du:dateUtc="2026-03-21T07:22:00Z">
                    <w:rPr/>
                  </w:rPrChange>
                </w:rPr>
                <w:t>20 m</w:t>
              </w:r>
            </w:ins>
          </w:p>
        </w:tc>
      </w:tr>
      <w:tr w:rsidR="004C182F" w:rsidRPr="004C182F" w14:paraId="19B58055" w14:textId="77777777" w:rsidTr="006426C6">
        <w:trPr>
          <w:trHeight w:val="300"/>
        </w:trPr>
        <w:tc>
          <w:tcPr>
            <w:tcW w:w="1433" w:type="dxa"/>
            <w:tcBorders>
              <w:top w:val="nil"/>
              <w:left w:val="single" w:sz="12" w:space="0" w:color="auto"/>
              <w:bottom w:val="single" w:sz="4" w:space="0" w:color="auto"/>
              <w:right w:val="single" w:sz="4" w:space="0" w:color="auto"/>
            </w:tcBorders>
            <w:noWrap/>
            <w:vAlign w:val="center"/>
            <w:hideMark/>
          </w:tcPr>
          <w:p w14:paraId="4E2E80D9" w14:textId="5BBFA3ED" w:rsidR="00D34138" w:rsidRPr="003319A4" w:rsidRDefault="00173705" w:rsidP="003319A4">
            <w:pPr>
              <w:pStyle w:val="p1"/>
              <w:jc w:val="center"/>
              <w:rPr>
                <w:color w:val="000000" w:themeColor="text1"/>
                <w:sz w:val="16"/>
                <w:szCs w:val="16"/>
              </w:rPr>
            </w:pPr>
            <w:r w:rsidRPr="003319A4">
              <w:rPr>
                <w:color w:val="000000" w:themeColor="text1"/>
                <w:sz w:val="16"/>
                <w:szCs w:val="16"/>
              </w:rPr>
              <w:t>Grajewo – Osowiec-Twierdza</w:t>
            </w:r>
          </w:p>
        </w:tc>
        <w:tc>
          <w:tcPr>
            <w:tcW w:w="752" w:type="dxa"/>
            <w:tcBorders>
              <w:top w:val="nil"/>
              <w:left w:val="nil"/>
              <w:bottom w:val="single" w:sz="4" w:space="0" w:color="auto"/>
              <w:right w:val="single" w:sz="4" w:space="0" w:color="auto"/>
            </w:tcBorders>
            <w:noWrap/>
            <w:vAlign w:val="center"/>
            <w:hideMark/>
          </w:tcPr>
          <w:p w14:paraId="6911F29A" w14:textId="57E0017F" w:rsidR="00D34138" w:rsidRPr="003319A4" w:rsidRDefault="006426C6" w:rsidP="003319A4">
            <w:pPr>
              <w:spacing w:before="20" w:after="20"/>
              <w:jc w:val="center"/>
              <w:rPr>
                <w:color w:val="000000" w:themeColor="text1"/>
                <w:sz w:val="16"/>
                <w:szCs w:val="16"/>
                <w:rPrChange w:id="373"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74" w:author="Marcin Walenciej (75524)" w:date="2026-03-21T08:22:00Z" w16du:dateUtc="2026-03-21T07:22:00Z">
                  <w:rPr>
                    <w:rFonts w:ascii="Arial" w:hAnsi="Arial" w:cs="Arial"/>
                    <w:color w:val="000000" w:themeColor="text1"/>
                    <w:sz w:val="16"/>
                    <w:szCs w:val="16"/>
                  </w:rPr>
                </w:rPrChange>
              </w:rPr>
              <w:t>DK65</w:t>
            </w:r>
          </w:p>
        </w:tc>
        <w:tc>
          <w:tcPr>
            <w:tcW w:w="807" w:type="dxa"/>
            <w:tcBorders>
              <w:top w:val="nil"/>
              <w:left w:val="nil"/>
              <w:bottom w:val="single" w:sz="4" w:space="0" w:color="auto"/>
              <w:right w:val="single" w:sz="4" w:space="0" w:color="auto"/>
            </w:tcBorders>
            <w:noWrap/>
            <w:vAlign w:val="center"/>
            <w:hideMark/>
          </w:tcPr>
          <w:p w14:paraId="7094DBC1" w14:textId="3E579617" w:rsidR="00D34138" w:rsidRPr="003319A4" w:rsidRDefault="006426C6" w:rsidP="003319A4">
            <w:pPr>
              <w:spacing w:before="20" w:after="20"/>
              <w:jc w:val="center"/>
              <w:rPr>
                <w:color w:val="000000" w:themeColor="text1"/>
                <w:sz w:val="16"/>
                <w:szCs w:val="16"/>
                <w:rPrChange w:id="375"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76" w:author="Marcin Walenciej (75524)" w:date="2026-03-21T08:22:00Z" w16du:dateUtc="2026-03-21T07:22:00Z">
                  <w:rPr>
                    <w:rFonts w:ascii="Arial" w:hAnsi="Arial" w:cs="Arial"/>
                    <w:color w:val="000000" w:themeColor="text1"/>
                    <w:sz w:val="16"/>
                    <w:szCs w:val="16"/>
                  </w:rPr>
                </w:rPrChange>
              </w:rPr>
              <w:t>2</w:t>
            </w:r>
          </w:p>
        </w:tc>
        <w:tc>
          <w:tcPr>
            <w:tcW w:w="2055" w:type="dxa"/>
            <w:tcBorders>
              <w:top w:val="nil"/>
              <w:left w:val="nil"/>
              <w:bottom w:val="single" w:sz="4" w:space="0" w:color="auto"/>
              <w:right w:val="single" w:sz="4" w:space="0" w:color="auto"/>
            </w:tcBorders>
            <w:noWrap/>
            <w:vAlign w:val="center"/>
            <w:hideMark/>
          </w:tcPr>
          <w:p w14:paraId="19BF64D7" w14:textId="6C8366E7" w:rsidR="00D34138" w:rsidRPr="003319A4" w:rsidRDefault="00545BD5" w:rsidP="003319A4">
            <w:pPr>
              <w:pStyle w:val="p1"/>
              <w:jc w:val="center"/>
              <w:rPr>
                <w:color w:val="000000" w:themeColor="text1"/>
                <w:sz w:val="16"/>
                <w:szCs w:val="16"/>
              </w:rPr>
            </w:pPr>
            <w:r w:rsidRPr="003319A4">
              <w:rPr>
                <w:color w:val="000000" w:themeColor="text1"/>
                <w:sz w:val="16"/>
                <w:szCs w:val="16"/>
              </w:rPr>
              <w:t>Skrzyżowanie z drogą krajow</w:t>
            </w:r>
            <w:r w:rsidRPr="003319A4">
              <w:rPr>
                <w:color w:val="000000" w:themeColor="text1"/>
                <w:sz w:val="16"/>
                <w:szCs w:val="16"/>
                <w:lang w:val="pl-PL"/>
              </w:rPr>
              <w:t>ą (1,3km)</w:t>
            </w:r>
          </w:p>
        </w:tc>
        <w:tc>
          <w:tcPr>
            <w:tcW w:w="1598" w:type="dxa"/>
            <w:tcBorders>
              <w:top w:val="nil"/>
              <w:left w:val="nil"/>
              <w:bottom w:val="single" w:sz="4" w:space="0" w:color="auto"/>
              <w:right w:val="single" w:sz="4" w:space="0" w:color="auto"/>
            </w:tcBorders>
            <w:noWrap/>
            <w:vAlign w:val="center"/>
            <w:hideMark/>
          </w:tcPr>
          <w:p w14:paraId="5E8C4AF8" w14:textId="7C3A1D12" w:rsidR="00D34138" w:rsidRPr="003319A4" w:rsidRDefault="00545BD5" w:rsidP="003319A4">
            <w:pPr>
              <w:pStyle w:val="Nagwek1"/>
              <w:spacing w:before="0"/>
              <w:jc w:val="center"/>
              <w:textAlignment w:val="baseline"/>
              <w:rPr>
                <w:rFonts w:ascii="Times New Roman" w:eastAsia="Times New Roman" w:hAnsi="Times New Roman" w:cs="Times New Roman"/>
                <w:b w:val="0"/>
                <w:bCs w:val="0"/>
                <w:color w:val="000000" w:themeColor="text1"/>
                <w:sz w:val="16"/>
                <w:szCs w:val="16"/>
                <w:rPrChange w:id="377" w:author="Marcin Walenciej (75524)" w:date="2026-03-21T08:22:00Z" w16du:dateUtc="2026-03-21T07:22:00Z">
                  <w:rPr>
                    <w:rFonts w:ascii="Roboto" w:eastAsia="Times New Roman" w:hAnsi="Roboto"/>
                    <w:b w:val="0"/>
                    <w:bCs w:val="0"/>
                    <w:color w:val="000000" w:themeColor="text1"/>
                    <w:sz w:val="16"/>
                    <w:szCs w:val="16"/>
                  </w:rPr>
                </w:rPrChange>
              </w:rPr>
            </w:pPr>
            <w:r w:rsidRPr="003319A4">
              <w:rPr>
                <w:rFonts w:ascii="Times New Roman" w:hAnsi="Times New Roman" w:cs="Times New Roman"/>
                <w:b w:val="0"/>
                <w:bCs w:val="0"/>
                <w:color w:val="000000" w:themeColor="text1"/>
                <w:sz w:val="16"/>
                <w:szCs w:val="16"/>
                <w:rPrChange w:id="378" w:author="Marcin Walenciej (75524)" w:date="2026-03-21T08:22:00Z" w16du:dateUtc="2026-03-21T07:22:00Z">
                  <w:rPr>
                    <w:rFonts w:ascii="Roboto" w:hAnsi="Roboto"/>
                    <w:b w:val="0"/>
                    <w:bCs w:val="0"/>
                    <w:color w:val="000000" w:themeColor="text1"/>
                    <w:sz w:val="16"/>
                    <w:szCs w:val="16"/>
                  </w:rPr>
                </w:rPrChange>
              </w:rPr>
              <w:t>53°37'50.3"N 22°28'47.8"E</w:t>
            </w:r>
          </w:p>
        </w:tc>
        <w:tc>
          <w:tcPr>
            <w:tcW w:w="1427" w:type="dxa"/>
            <w:tcBorders>
              <w:top w:val="nil"/>
              <w:left w:val="nil"/>
              <w:bottom w:val="single" w:sz="4" w:space="0" w:color="auto"/>
              <w:right w:val="single" w:sz="4" w:space="0" w:color="auto"/>
            </w:tcBorders>
            <w:noWrap/>
            <w:vAlign w:val="center"/>
            <w:hideMark/>
          </w:tcPr>
          <w:p w14:paraId="4724F525" w14:textId="23A72C1B" w:rsidR="00D34138" w:rsidRPr="003319A4" w:rsidRDefault="003319A4">
            <w:pPr>
              <w:pStyle w:val="p1"/>
              <w:jc w:val="center"/>
              <w:rPr>
                <w:sz w:val="16"/>
                <w:szCs w:val="16"/>
                <w:rPrChange w:id="379" w:author="Marcin Walenciej (75524)" w:date="2026-03-21T08:22:00Z" w16du:dateUtc="2026-03-21T07:22:00Z">
                  <w:rPr>
                    <w:rFonts w:ascii="Arial" w:hAnsi="Arial" w:cs="Arial"/>
                    <w:color w:val="000000" w:themeColor="text1"/>
                    <w:sz w:val="16"/>
                    <w:szCs w:val="16"/>
                  </w:rPr>
                </w:rPrChange>
              </w:rPr>
              <w:pPrChange w:id="380" w:author="Marcin Walenciej (75524)" w:date="2026-03-21T08:22:00Z" w16du:dateUtc="2026-03-21T07:22:00Z">
                <w:pPr>
                  <w:spacing w:before="20" w:after="20"/>
                  <w:jc w:val="center"/>
                </w:pPr>
              </w:pPrChange>
            </w:pPr>
            <w:ins w:id="381" w:author="Marcin Walenciej (75524)" w:date="2026-03-21T08:17:00Z" w16du:dateUtc="2026-03-21T07:17:00Z">
              <w:r w:rsidRPr="003319A4">
                <w:rPr>
                  <w:sz w:val="16"/>
                  <w:szCs w:val="16"/>
                  <w:rPrChange w:id="382" w:author="Marcin Walenciej (75524)" w:date="2026-03-21T08:22:00Z" w16du:dateUtc="2026-03-21T07:22:00Z">
                    <w:rPr/>
                  </w:rPrChange>
                </w:rPr>
                <w:t>przecisk pneumatyczny</w:t>
              </w:r>
            </w:ins>
          </w:p>
        </w:tc>
        <w:tc>
          <w:tcPr>
            <w:tcW w:w="1085" w:type="dxa"/>
            <w:tcBorders>
              <w:top w:val="nil"/>
              <w:left w:val="nil"/>
              <w:bottom w:val="single" w:sz="4" w:space="0" w:color="auto"/>
              <w:right w:val="single" w:sz="12" w:space="0" w:color="auto"/>
            </w:tcBorders>
            <w:noWrap/>
            <w:vAlign w:val="center"/>
            <w:hideMark/>
          </w:tcPr>
          <w:p w14:paraId="6FDD593E" w14:textId="0B123D0B" w:rsidR="00D34138" w:rsidRPr="003319A4" w:rsidRDefault="003319A4" w:rsidP="003319A4">
            <w:pPr>
              <w:spacing w:before="20" w:after="20"/>
              <w:jc w:val="center"/>
              <w:rPr>
                <w:color w:val="000000" w:themeColor="text1"/>
                <w:sz w:val="16"/>
                <w:szCs w:val="16"/>
                <w:rPrChange w:id="383" w:author="Marcin Walenciej (75524)" w:date="2026-03-21T08:22:00Z" w16du:dateUtc="2026-03-21T07:22:00Z">
                  <w:rPr>
                    <w:rFonts w:ascii="Arial" w:hAnsi="Arial" w:cs="Arial"/>
                    <w:color w:val="000000" w:themeColor="text1"/>
                    <w:sz w:val="16"/>
                    <w:szCs w:val="16"/>
                  </w:rPr>
                </w:rPrChange>
              </w:rPr>
            </w:pPr>
            <w:ins w:id="384" w:author="Marcin Walenciej (75524)" w:date="2026-03-21T08:19:00Z" w16du:dateUtc="2026-03-21T07:19:00Z">
              <w:r w:rsidRPr="003319A4">
                <w:rPr>
                  <w:sz w:val="16"/>
                  <w:szCs w:val="16"/>
                  <w:rPrChange w:id="385" w:author="Marcin Walenciej (75524)" w:date="2026-03-21T08:22:00Z" w16du:dateUtc="2026-03-21T07:22:00Z">
                    <w:rPr/>
                  </w:rPrChange>
                </w:rPr>
                <w:t>20 m</w:t>
              </w:r>
            </w:ins>
          </w:p>
        </w:tc>
      </w:tr>
      <w:tr w:rsidR="004C182F" w:rsidRPr="004C182F" w14:paraId="0C47E27C" w14:textId="77777777" w:rsidTr="006426C6">
        <w:trPr>
          <w:trHeight w:val="300"/>
        </w:trPr>
        <w:tc>
          <w:tcPr>
            <w:tcW w:w="1433" w:type="dxa"/>
            <w:tcBorders>
              <w:top w:val="nil"/>
              <w:left w:val="single" w:sz="12" w:space="0" w:color="auto"/>
              <w:bottom w:val="single" w:sz="4" w:space="0" w:color="auto"/>
              <w:right w:val="single" w:sz="4" w:space="0" w:color="auto"/>
            </w:tcBorders>
            <w:noWrap/>
            <w:vAlign w:val="center"/>
            <w:hideMark/>
          </w:tcPr>
          <w:p w14:paraId="63090A6E" w14:textId="4FE218DF" w:rsidR="00D34138" w:rsidRPr="003319A4" w:rsidRDefault="00173705" w:rsidP="003319A4">
            <w:pPr>
              <w:spacing w:before="20" w:after="20"/>
              <w:jc w:val="center"/>
              <w:rPr>
                <w:color w:val="000000" w:themeColor="text1"/>
                <w:sz w:val="16"/>
                <w:szCs w:val="16"/>
                <w:rPrChange w:id="386"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
              <w:t>Grajewo – Osowiec-Twierdza</w:t>
            </w:r>
          </w:p>
        </w:tc>
        <w:tc>
          <w:tcPr>
            <w:tcW w:w="752" w:type="dxa"/>
            <w:tcBorders>
              <w:top w:val="nil"/>
              <w:left w:val="nil"/>
              <w:bottom w:val="single" w:sz="4" w:space="0" w:color="auto"/>
              <w:right w:val="single" w:sz="4" w:space="0" w:color="auto"/>
            </w:tcBorders>
            <w:noWrap/>
            <w:vAlign w:val="center"/>
            <w:hideMark/>
          </w:tcPr>
          <w:p w14:paraId="6CE1F7B9" w14:textId="47A64036" w:rsidR="00D34138" w:rsidRPr="003319A4" w:rsidRDefault="006426C6" w:rsidP="003319A4">
            <w:pPr>
              <w:spacing w:before="20" w:after="20"/>
              <w:jc w:val="center"/>
              <w:rPr>
                <w:color w:val="000000" w:themeColor="text1"/>
                <w:sz w:val="16"/>
                <w:szCs w:val="16"/>
                <w:rPrChange w:id="387"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88" w:author="Marcin Walenciej (75524)" w:date="2026-03-21T08:22:00Z" w16du:dateUtc="2026-03-21T07:22:00Z">
                  <w:rPr>
                    <w:rFonts w:ascii="Arial" w:hAnsi="Arial" w:cs="Arial"/>
                    <w:color w:val="000000" w:themeColor="text1"/>
                    <w:sz w:val="16"/>
                    <w:szCs w:val="16"/>
                  </w:rPr>
                </w:rPrChange>
              </w:rPr>
              <w:t>DK65</w:t>
            </w:r>
          </w:p>
        </w:tc>
        <w:tc>
          <w:tcPr>
            <w:tcW w:w="807" w:type="dxa"/>
            <w:tcBorders>
              <w:top w:val="nil"/>
              <w:left w:val="nil"/>
              <w:bottom w:val="single" w:sz="4" w:space="0" w:color="auto"/>
              <w:right w:val="single" w:sz="4" w:space="0" w:color="auto"/>
            </w:tcBorders>
            <w:noWrap/>
            <w:vAlign w:val="center"/>
            <w:hideMark/>
          </w:tcPr>
          <w:p w14:paraId="33E96546" w14:textId="4125D2BD" w:rsidR="00D34138" w:rsidRPr="003319A4" w:rsidRDefault="006426C6" w:rsidP="003319A4">
            <w:pPr>
              <w:spacing w:before="20" w:after="20"/>
              <w:jc w:val="center"/>
              <w:rPr>
                <w:color w:val="000000" w:themeColor="text1"/>
                <w:sz w:val="16"/>
                <w:szCs w:val="16"/>
                <w:rPrChange w:id="389"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90" w:author="Marcin Walenciej (75524)" w:date="2026-03-21T08:22:00Z" w16du:dateUtc="2026-03-21T07:22:00Z">
                  <w:rPr>
                    <w:rFonts w:ascii="Arial" w:hAnsi="Arial" w:cs="Arial"/>
                    <w:color w:val="000000" w:themeColor="text1"/>
                    <w:sz w:val="16"/>
                    <w:szCs w:val="16"/>
                  </w:rPr>
                </w:rPrChange>
              </w:rPr>
              <w:t>3</w:t>
            </w:r>
          </w:p>
        </w:tc>
        <w:tc>
          <w:tcPr>
            <w:tcW w:w="2055" w:type="dxa"/>
            <w:tcBorders>
              <w:top w:val="nil"/>
              <w:left w:val="nil"/>
              <w:bottom w:val="single" w:sz="4" w:space="0" w:color="auto"/>
              <w:right w:val="single" w:sz="4" w:space="0" w:color="auto"/>
            </w:tcBorders>
            <w:noWrap/>
            <w:vAlign w:val="center"/>
            <w:hideMark/>
          </w:tcPr>
          <w:p w14:paraId="1BDF0C05" w14:textId="1D6EF2B4" w:rsidR="00D34138" w:rsidRPr="003319A4" w:rsidRDefault="00F92733" w:rsidP="003319A4">
            <w:pPr>
              <w:pStyle w:val="p1"/>
              <w:jc w:val="center"/>
              <w:rPr>
                <w:color w:val="000000" w:themeColor="text1"/>
                <w:sz w:val="16"/>
                <w:szCs w:val="16"/>
                <w:rPrChange w:id="391"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392" w:author="Marcin Walenciej (75524)" w:date="2026-03-21T08:22:00Z" w16du:dateUtc="2026-03-21T07:22:00Z">
                  <w:rPr>
                    <w:rFonts w:ascii="Arial" w:hAnsi="Arial" w:cs="Arial"/>
                    <w:color w:val="000000" w:themeColor="text1"/>
                    <w:sz w:val="16"/>
                    <w:szCs w:val="16"/>
                  </w:rPr>
                </w:rPrChange>
              </w:rPr>
              <w:t>Most nad rzeką-Kanał Rudzki(20,8km)</w:t>
            </w:r>
          </w:p>
        </w:tc>
        <w:tc>
          <w:tcPr>
            <w:tcW w:w="1598" w:type="dxa"/>
            <w:tcBorders>
              <w:top w:val="nil"/>
              <w:left w:val="nil"/>
              <w:bottom w:val="single" w:sz="4" w:space="0" w:color="auto"/>
              <w:right w:val="single" w:sz="4" w:space="0" w:color="auto"/>
            </w:tcBorders>
            <w:vAlign w:val="center"/>
            <w:hideMark/>
          </w:tcPr>
          <w:p w14:paraId="6D372A1E" w14:textId="77777777" w:rsidR="00F92733" w:rsidRPr="003319A4" w:rsidRDefault="00F92733" w:rsidP="003319A4">
            <w:pPr>
              <w:pStyle w:val="Nagwek1"/>
              <w:spacing w:before="0"/>
              <w:jc w:val="center"/>
              <w:textAlignment w:val="baseline"/>
              <w:rPr>
                <w:rFonts w:ascii="Times New Roman" w:eastAsia="Times New Roman" w:hAnsi="Times New Roman" w:cs="Times New Roman"/>
                <w:b w:val="0"/>
                <w:bCs w:val="0"/>
                <w:color w:val="000000" w:themeColor="text1"/>
                <w:sz w:val="16"/>
                <w:szCs w:val="16"/>
                <w:rPrChange w:id="393" w:author="Marcin Walenciej (75524)" w:date="2026-03-21T08:22:00Z" w16du:dateUtc="2026-03-21T07:22:00Z">
                  <w:rPr>
                    <w:rFonts w:ascii="Roboto" w:eastAsia="Times New Roman" w:hAnsi="Roboto"/>
                    <w:b w:val="0"/>
                    <w:bCs w:val="0"/>
                    <w:color w:val="000000" w:themeColor="text1"/>
                    <w:sz w:val="16"/>
                    <w:szCs w:val="16"/>
                  </w:rPr>
                </w:rPrChange>
              </w:rPr>
            </w:pPr>
            <w:r w:rsidRPr="003319A4">
              <w:rPr>
                <w:rFonts w:ascii="Times New Roman" w:hAnsi="Times New Roman" w:cs="Times New Roman"/>
                <w:b w:val="0"/>
                <w:bCs w:val="0"/>
                <w:color w:val="000000" w:themeColor="text1"/>
                <w:sz w:val="16"/>
                <w:szCs w:val="16"/>
                <w:rPrChange w:id="394" w:author="Marcin Walenciej (75524)" w:date="2026-03-21T08:22:00Z" w16du:dateUtc="2026-03-21T07:22:00Z">
                  <w:rPr>
                    <w:rFonts w:ascii="Roboto" w:hAnsi="Roboto"/>
                    <w:b w:val="0"/>
                    <w:bCs w:val="0"/>
                    <w:color w:val="000000" w:themeColor="text1"/>
                    <w:sz w:val="16"/>
                    <w:szCs w:val="16"/>
                  </w:rPr>
                </w:rPrChange>
              </w:rPr>
              <w:t>53°29'12.1"N 22°37'35.5"E</w:t>
            </w:r>
          </w:p>
          <w:p w14:paraId="56DCCA45" w14:textId="77777777" w:rsidR="00D34138" w:rsidRPr="003319A4" w:rsidRDefault="00D34138" w:rsidP="003319A4">
            <w:pPr>
              <w:spacing w:before="20" w:after="20"/>
              <w:jc w:val="center"/>
              <w:rPr>
                <w:color w:val="000000" w:themeColor="text1"/>
                <w:sz w:val="16"/>
                <w:szCs w:val="16"/>
                <w:rPrChange w:id="395" w:author="Marcin Walenciej (75524)" w:date="2026-03-21T08:22:00Z" w16du:dateUtc="2026-03-21T07:22:00Z">
                  <w:rPr>
                    <w:rFonts w:ascii="Arial" w:hAnsi="Arial" w:cs="Arial"/>
                    <w:color w:val="000000" w:themeColor="text1"/>
                    <w:sz w:val="16"/>
                    <w:szCs w:val="16"/>
                  </w:rPr>
                </w:rPrChange>
              </w:rPr>
            </w:pPr>
          </w:p>
        </w:tc>
        <w:tc>
          <w:tcPr>
            <w:tcW w:w="1427" w:type="dxa"/>
            <w:tcBorders>
              <w:top w:val="nil"/>
              <w:left w:val="nil"/>
              <w:bottom w:val="single" w:sz="4" w:space="0" w:color="auto"/>
              <w:right w:val="single" w:sz="4" w:space="0" w:color="auto"/>
            </w:tcBorders>
            <w:noWrap/>
            <w:vAlign w:val="center"/>
            <w:hideMark/>
          </w:tcPr>
          <w:p w14:paraId="6F48AA95" w14:textId="2445839C" w:rsidR="00D34138" w:rsidRPr="003319A4" w:rsidRDefault="003319A4">
            <w:pPr>
              <w:pStyle w:val="p1"/>
              <w:jc w:val="center"/>
              <w:rPr>
                <w:sz w:val="16"/>
                <w:szCs w:val="16"/>
                <w:rPrChange w:id="396" w:author="Marcin Walenciej (75524)" w:date="2026-03-21T08:22:00Z" w16du:dateUtc="2026-03-21T07:22:00Z">
                  <w:rPr>
                    <w:rFonts w:ascii="Arial" w:hAnsi="Arial" w:cs="Arial"/>
                    <w:color w:val="000000" w:themeColor="text1"/>
                    <w:sz w:val="16"/>
                    <w:szCs w:val="16"/>
                  </w:rPr>
                </w:rPrChange>
              </w:rPr>
              <w:pPrChange w:id="397" w:author="Marcin Walenciej (75524)" w:date="2026-03-21T08:22:00Z" w16du:dateUtc="2026-03-21T07:22:00Z">
                <w:pPr>
                  <w:spacing w:before="20" w:after="20"/>
                  <w:jc w:val="center"/>
                </w:pPr>
              </w:pPrChange>
            </w:pPr>
            <w:ins w:id="398" w:author="Marcin Walenciej (75524)" w:date="2026-03-21T08:17:00Z" w16du:dateUtc="2026-03-21T07:17:00Z">
              <w:r w:rsidRPr="003319A4">
                <w:rPr>
                  <w:sz w:val="16"/>
                  <w:szCs w:val="16"/>
                  <w:rPrChange w:id="399" w:author="Marcin Walenciej (75524)" w:date="2026-03-21T08:22:00Z" w16du:dateUtc="2026-03-21T07:22:00Z">
                    <w:rPr/>
                  </w:rPrChange>
                </w:rPr>
                <w:t>prowadzenie kabla w rurze ochronnej przy konstrukcji mostu</w:t>
              </w:r>
            </w:ins>
          </w:p>
        </w:tc>
        <w:tc>
          <w:tcPr>
            <w:tcW w:w="1085" w:type="dxa"/>
            <w:tcBorders>
              <w:top w:val="nil"/>
              <w:left w:val="nil"/>
              <w:bottom w:val="single" w:sz="4" w:space="0" w:color="auto"/>
              <w:right w:val="single" w:sz="12" w:space="0" w:color="auto"/>
            </w:tcBorders>
            <w:noWrap/>
            <w:vAlign w:val="center"/>
            <w:hideMark/>
          </w:tcPr>
          <w:p w14:paraId="51C4F716" w14:textId="3558BBD3" w:rsidR="00D34138" w:rsidRPr="003319A4" w:rsidRDefault="003319A4" w:rsidP="003319A4">
            <w:pPr>
              <w:spacing w:before="20" w:after="20"/>
              <w:jc w:val="center"/>
              <w:rPr>
                <w:color w:val="000000" w:themeColor="text1"/>
                <w:sz w:val="16"/>
                <w:szCs w:val="16"/>
                <w:rPrChange w:id="400" w:author="Marcin Walenciej (75524)" w:date="2026-03-21T08:22:00Z" w16du:dateUtc="2026-03-21T07:22:00Z">
                  <w:rPr>
                    <w:rFonts w:ascii="Arial" w:hAnsi="Arial" w:cs="Arial"/>
                    <w:color w:val="000000" w:themeColor="text1"/>
                    <w:sz w:val="16"/>
                    <w:szCs w:val="16"/>
                  </w:rPr>
                </w:rPrChange>
              </w:rPr>
            </w:pPr>
            <w:ins w:id="401" w:author="Marcin Walenciej (75524)" w:date="2026-03-21T08:19:00Z" w16du:dateUtc="2026-03-21T07:19:00Z">
              <w:r w:rsidRPr="003319A4">
                <w:rPr>
                  <w:sz w:val="16"/>
                  <w:szCs w:val="16"/>
                  <w:rPrChange w:id="402" w:author="Marcin Walenciej (75524)" w:date="2026-03-21T08:22:00Z" w16du:dateUtc="2026-03-21T07:22:00Z">
                    <w:rPr/>
                  </w:rPrChange>
                </w:rPr>
                <w:t>30 m</w:t>
              </w:r>
            </w:ins>
          </w:p>
        </w:tc>
      </w:tr>
      <w:tr w:rsidR="004C182F" w:rsidRPr="004C182F" w14:paraId="59FBA1EF" w14:textId="77777777" w:rsidTr="006426C6">
        <w:trPr>
          <w:trHeight w:val="300"/>
        </w:trPr>
        <w:tc>
          <w:tcPr>
            <w:tcW w:w="1433" w:type="dxa"/>
            <w:tcBorders>
              <w:top w:val="nil"/>
              <w:left w:val="single" w:sz="12" w:space="0" w:color="auto"/>
              <w:bottom w:val="single" w:sz="4" w:space="0" w:color="auto"/>
              <w:right w:val="single" w:sz="4" w:space="0" w:color="auto"/>
            </w:tcBorders>
            <w:noWrap/>
            <w:vAlign w:val="center"/>
            <w:hideMark/>
          </w:tcPr>
          <w:p w14:paraId="3CC85A35" w14:textId="643195CC" w:rsidR="00D34138" w:rsidRPr="003319A4" w:rsidRDefault="00173705" w:rsidP="003319A4">
            <w:pPr>
              <w:spacing w:before="20" w:after="20"/>
              <w:jc w:val="center"/>
              <w:rPr>
                <w:color w:val="000000" w:themeColor="text1"/>
                <w:sz w:val="16"/>
                <w:szCs w:val="16"/>
                <w:rPrChange w:id="403"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
              <w:t>Grajewo – Osowiec-Twierdza</w:t>
            </w:r>
          </w:p>
        </w:tc>
        <w:tc>
          <w:tcPr>
            <w:tcW w:w="752" w:type="dxa"/>
            <w:tcBorders>
              <w:top w:val="nil"/>
              <w:left w:val="nil"/>
              <w:bottom w:val="single" w:sz="4" w:space="0" w:color="auto"/>
              <w:right w:val="single" w:sz="4" w:space="0" w:color="auto"/>
            </w:tcBorders>
            <w:noWrap/>
            <w:vAlign w:val="center"/>
            <w:hideMark/>
          </w:tcPr>
          <w:p w14:paraId="6D396EB4" w14:textId="4FFA3C65" w:rsidR="00D34138" w:rsidRPr="003319A4" w:rsidRDefault="006426C6" w:rsidP="003319A4">
            <w:pPr>
              <w:spacing w:before="20" w:after="20"/>
              <w:jc w:val="center"/>
              <w:rPr>
                <w:color w:val="000000" w:themeColor="text1"/>
                <w:sz w:val="16"/>
                <w:szCs w:val="16"/>
                <w:rPrChange w:id="404"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05" w:author="Marcin Walenciej (75524)" w:date="2026-03-21T08:22:00Z" w16du:dateUtc="2026-03-21T07:22:00Z">
                  <w:rPr>
                    <w:rFonts w:ascii="Arial" w:hAnsi="Arial" w:cs="Arial"/>
                    <w:color w:val="000000" w:themeColor="text1"/>
                    <w:sz w:val="16"/>
                    <w:szCs w:val="16"/>
                  </w:rPr>
                </w:rPrChange>
              </w:rPr>
              <w:t>DK65</w:t>
            </w:r>
          </w:p>
        </w:tc>
        <w:tc>
          <w:tcPr>
            <w:tcW w:w="807" w:type="dxa"/>
            <w:tcBorders>
              <w:top w:val="nil"/>
              <w:left w:val="nil"/>
              <w:bottom w:val="single" w:sz="4" w:space="0" w:color="auto"/>
              <w:right w:val="single" w:sz="4" w:space="0" w:color="auto"/>
            </w:tcBorders>
            <w:noWrap/>
            <w:vAlign w:val="center"/>
            <w:hideMark/>
          </w:tcPr>
          <w:p w14:paraId="4F58EC38" w14:textId="63126317" w:rsidR="00D34138" w:rsidRPr="003319A4" w:rsidRDefault="006426C6" w:rsidP="003319A4">
            <w:pPr>
              <w:spacing w:before="20" w:after="20"/>
              <w:jc w:val="center"/>
              <w:rPr>
                <w:color w:val="000000" w:themeColor="text1"/>
                <w:sz w:val="16"/>
                <w:szCs w:val="16"/>
                <w:rPrChange w:id="406"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07" w:author="Marcin Walenciej (75524)" w:date="2026-03-21T08:22:00Z" w16du:dateUtc="2026-03-21T07:22:00Z">
                  <w:rPr>
                    <w:rFonts w:ascii="Arial" w:hAnsi="Arial" w:cs="Arial"/>
                    <w:color w:val="000000" w:themeColor="text1"/>
                    <w:sz w:val="16"/>
                    <w:szCs w:val="16"/>
                  </w:rPr>
                </w:rPrChange>
              </w:rPr>
              <w:t>4</w:t>
            </w:r>
          </w:p>
        </w:tc>
        <w:tc>
          <w:tcPr>
            <w:tcW w:w="2055" w:type="dxa"/>
            <w:tcBorders>
              <w:top w:val="nil"/>
              <w:left w:val="nil"/>
              <w:bottom w:val="single" w:sz="4" w:space="0" w:color="auto"/>
              <w:right w:val="single" w:sz="4" w:space="0" w:color="auto"/>
            </w:tcBorders>
            <w:noWrap/>
            <w:vAlign w:val="center"/>
            <w:hideMark/>
          </w:tcPr>
          <w:p w14:paraId="216B11B6" w14:textId="3AE9667C" w:rsidR="00D34138" w:rsidRPr="003319A4" w:rsidRDefault="00F92733" w:rsidP="003319A4">
            <w:pPr>
              <w:spacing w:before="20" w:after="20"/>
              <w:jc w:val="center"/>
              <w:rPr>
                <w:color w:val="000000" w:themeColor="text1"/>
                <w:sz w:val="16"/>
                <w:szCs w:val="16"/>
                <w:rPrChange w:id="408"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09" w:author="Marcin Walenciej (75524)" w:date="2026-03-21T08:22:00Z" w16du:dateUtc="2026-03-21T07:22:00Z">
                  <w:rPr>
                    <w:rFonts w:ascii="Arial" w:hAnsi="Arial" w:cs="Arial"/>
                    <w:color w:val="000000" w:themeColor="text1"/>
                    <w:sz w:val="16"/>
                    <w:szCs w:val="16"/>
                  </w:rPr>
                </w:rPrChange>
              </w:rPr>
              <w:t>Most nad rzeką Biebrza (21,7km)</w:t>
            </w:r>
          </w:p>
        </w:tc>
        <w:tc>
          <w:tcPr>
            <w:tcW w:w="1598" w:type="dxa"/>
            <w:tcBorders>
              <w:top w:val="nil"/>
              <w:left w:val="nil"/>
              <w:bottom w:val="single" w:sz="4" w:space="0" w:color="auto"/>
              <w:right w:val="single" w:sz="4" w:space="0" w:color="auto"/>
            </w:tcBorders>
            <w:noWrap/>
            <w:vAlign w:val="center"/>
            <w:hideMark/>
          </w:tcPr>
          <w:p w14:paraId="6E0CD37B" w14:textId="77777777" w:rsidR="00F92733" w:rsidRPr="003319A4" w:rsidRDefault="00F92733" w:rsidP="003319A4">
            <w:pPr>
              <w:pStyle w:val="Nagwek1"/>
              <w:spacing w:before="0"/>
              <w:jc w:val="center"/>
              <w:textAlignment w:val="baseline"/>
              <w:rPr>
                <w:rFonts w:ascii="Times New Roman" w:eastAsia="Times New Roman" w:hAnsi="Times New Roman" w:cs="Times New Roman"/>
                <w:b w:val="0"/>
                <w:bCs w:val="0"/>
                <w:color w:val="000000" w:themeColor="text1"/>
                <w:sz w:val="16"/>
                <w:szCs w:val="16"/>
                <w:rPrChange w:id="410" w:author="Marcin Walenciej (75524)" w:date="2026-03-21T08:22:00Z" w16du:dateUtc="2026-03-21T07:22:00Z">
                  <w:rPr>
                    <w:rFonts w:ascii="Roboto" w:eastAsia="Times New Roman" w:hAnsi="Roboto"/>
                    <w:b w:val="0"/>
                    <w:bCs w:val="0"/>
                    <w:color w:val="000000" w:themeColor="text1"/>
                    <w:sz w:val="16"/>
                    <w:szCs w:val="16"/>
                  </w:rPr>
                </w:rPrChange>
              </w:rPr>
            </w:pPr>
            <w:r w:rsidRPr="003319A4">
              <w:rPr>
                <w:rFonts w:ascii="Times New Roman" w:hAnsi="Times New Roman" w:cs="Times New Roman"/>
                <w:b w:val="0"/>
                <w:bCs w:val="0"/>
                <w:color w:val="000000" w:themeColor="text1"/>
                <w:sz w:val="16"/>
                <w:szCs w:val="16"/>
                <w:rPrChange w:id="411" w:author="Marcin Walenciej (75524)" w:date="2026-03-21T08:22:00Z" w16du:dateUtc="2026-03-21T07:22:00Z">
                  <w:rPr>
                    <w:rFonts w:ascii="Roboto" w:hAnsi="Roboto"/>
                    <w:b w:val="0"/>
                    <w:bCs w:val="0"/>
                    <w:color w:val="000000" w:themeColor="text1"/>
                    <w:sz w:val="16"/>
                    <w:szCs w:val="16"/>
                  </w:rPr>
                </w:rPrChange>
              </w:rPr>
              <w:t>53°28'59.0"N 22°38'18.0"E</w:t>
            </w:r>
          </w:p>
          <w:p w14:paraId="23934624" w14:textId="77777777" w:rsidR="00D34138" w:rsidRPr="003319A4" w:rsidRDefault="00D34138" w:rsidP="003319A4">
            <w:pPr>
              <w:spacing w:before="20" w:after="20"/>
              <w:jc w:val="center"/>
              <w:rPr>
                <w:color w:val="000000" w:themeColor="text1"/>
                <w:sz w:val="16"/>
                <w:szCs w:val="16"/>
                <w:rPrChange w:id="412" w:author="Marcin Walenciej (75524)" w:date="2026-03-21T08:22:00Z" w16du:dateUtc="2026-03-21T07:22:00Z">
                  <w:rPr>
                    <w:rFonts w:ascii="Arial" w:hAnsi="Arial" w:cs="Arial"/>
                    <w:color w:val="000000" w:themeColor="text1"/>
                    <w:sz w:val="16"/>
                    <w:szCs w:val="16"/>
                  </w:rPr>
                </w:rPrChange>
              </w:rPr>
            </w:pPr>
          </w:p>
        </w:tc>
        <w:tc>
          <w:tcPr>
            <w:tcW w:w="1427" w:type="dxa"/>
            <w:tcBorders>
              <w:top w:val="nil"/>
              <w:left w:val="nil"/>
              <w:bottom w:val="single" w:sz="4" w:space="0" w:color="auto"/>
              <w:right w:val="single" w:sz="4" w:space="0" w:color="auto"/>
            </w:tcBorders>
            <w:noWrap/>
            <w:vAlign w:val="center"/>
            <w:hideMark/>
          </w:tcPr>
          <w:p w14:paraId="63F69071" w14:textId="2857CCEC" w:rsidR="00D34138" w:rsidRPr="003319A4" w:rsidRDefault="003319A4">
            <w:pPr>
              <w:pStyle w:val="p1"/>
              <w:jc w:val="center"/>
              <w:rPr>
                <w:sz w:val="16"/>
                <w:szCs w:val="16"/>
                <w:rPrChange w:id="413" w:author="Marcin Walenciej (75524)" w:date="2026-03-21T08:22:00Z" w16du:dateUtc="2026-03-21T07:22:00Z">
                  <w:rPr>
                    <w:rFonts w:ascii="Arial" w:hAnsi="Arial" w:cs="Arial"/>
                    <w:color w:val="000000" w:themeColor="text1"/>
                    <w:sz w:val="16"/>
                    <w:szCs w:val="16"/>
                  </w:rPr>
                </w:rPrChange>
              </w:rPr>
              <w:pPrChange w:id="414" w:author="Marcin Walenciej (75524)" w:date="2026-03-21T08:22:00Z" w16du:dateUtc="2026-03-21T07:22:00Z">
                <w:pPr>
                  <w:spacing w:before="20" w:after="20"/>
                  <w:jc w:val="center"/>
                </w:pPr>
              </w:pPrChange>
            </w:pPr>
            <w:ins w:id="415" w:author="Marcin Walenciej (75524)" w:date="2026-03-21T08:17:00Z" w16du:dateUtc="2026-03-21T07:17:00Z">
              <w:r w:rsidRPr="003319A4">
                <w:rPr>
                  <w:sz w:val="16"/>
                  <w:szCs w:val="16"/>
                  <w:rPrChange w:id="416" w:author="Marcin Walenciej (75524)" w:date="2026-03-21T08:22:00Z" w16du:dateUtc="2026-03-21T07:22:00Z">
                    <w:rPr/>
                  </w:rPrChange>
                </w:rPr>
                <w:t>przewiert sterowany HDD pod korytem rzeki</w:t>
              </w:r>
            </w:ins>
          </w:p>
        </w:tc>
        <w:tc>
          <w:tcPr>
            <w:tcW w:w="1085" w:type="dxa"/>
            <w:tcBorders>
              <w:top w:val="nil"/>
              <w:left w:val="nil"/>
              <w:bottom w:val="single" w:sz="4" w:space="0" w:color="auto"/>
              <w:right w:val="single" w:sz="12" w:space="0" w:color="auto"/>
            </w:tcBorders>
            <w:noWrap/>
            <w:vAlign w:val="center"/>
            <w:hideMark/>
          </w:tcPr>
          <w:p w14:paraId="05103631" w14:textId="43BA9348" w:rsidR="00D34138" w:rsidRPr="003319A4" w:rsidRDefault="003319A4" w:rsidP="003319A4">
            <w:pPr>
              <w:spacing w:before="20" w:after="20"/>
              <w:jc w:val="center"/>
              <w:rPr>
                <w:color w:val="000000" w:themeColor="text1"/>
                <w:sz w:val="16"/>
                <w:szCs w:val="16"/>
                <w:rPrChange w:id="417" w:author="Marcin Walenciej (75524)" w:date="2026-03-21T08:22:00Z" w16du:dateUtc="2026-03-21T07:22:00Z">
                  <w:rPr>
                    <w:rFonts w:ascii="Arial" w:hAnsi="Arial" w:cs="Arial"/>
                    <w:color w:val="000000" w:themeColor="text1"/>
                    <w:sz w:val="16"/>
                    <w:szCs w:val="16"/>
                  </w:rPr>
                </w:rPrChange>
              </w:rPr>
            </w:pPr>
            <w:ins w:id="418" w:author="Marcin Walenciej (75524)" w:date="2026-03-21T08:19:00Z" w16du:dateUtc="2026-03-21T07:19:00Z">
              <w:r w:rsidRPr="003319A4">
                <w:rPr>
                  <w:color w:val="000000" w:themeColor="text1"/>
                  <w:sz w:val="16"/>
                  <w:szCs w:val="16"/>
                  <w:rPrChange w:id="419" w:author="Marcin Walenciej (75524)" w:date="2026-03-21T08:22:00Z" w16du:dateUtc="2026-03-21T07:22:00Z">
                    <w:rPr>
                      <w:rFonts w:ascii="Arial" w:hAnsi="Arial" w:cs="Arial"/>
                      <w:color w:val="000000" w:themeColor="text1"/>
                      <w:sz w:val="16"/>
                      <w:szCs w:val="16"/>
                    </w:rPr>
                  </w:rPrChange>
                </w:rPr>
                <w:t>120m</w:t>
              </w:r>
            </w:ins>
          </w:p>
        </w:tc>
      </w:tr>
      <w:tr w:rsidR="004C182F" w:rsidRPr="004C182F" w14:paraId="7B4329E3" w14:textId="77777777" w:rsidTr="006426C6">
        <w:trPr>
          <w:trHeight w:val="300"/>
        </w:trPr>
        <w:tc>
          <w:tcPr>
            <w:tcW w:w="1433" w:type="dxa"/>
            <w:tcBorders>
              <w:top w:val="nil"/>
              <w:left w:val="single" w:sz="12" w:space="0" w:color="auto"/>
              <w:bottom w:val="single" w:sz="4" w:space="0" w:color="auto"/>
              <w:right w:val="single" w:sz="4" w:space="0" w:color="auto"/>
            </w:tcBorders>
            <w:noWrap/>
            <w:vAlign w:val="center"/>
            <w:hideMark/>
          </w:tcPr>
          <w:p w14:paraId="25802724" w14:textId="369BC2F2" w:rsidR="00D34138" w:rsidRPr="003319A4" w:rsidRDefault="006426C6" w:rsidP="003319A4">
            <w:pPr>
              <w:spacing w:before="20" w:after="20"/>
              <w:jc w:val="center"/>
              <w:rPr>
                <w:color w:val="000000" w:themeColor="text1"/>
                <w:sz w:val="16"/>
                <w:szCs w:val="16"/>
                <w:rPrChange w:id="420"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
              <w:t>Grajewo – Osowiec</w:t>
            </w:r>
          </w:p>
        </w:tc>
        <w:tc>
          <w:tcPr>
            <w:tcW w:w="752" w:type="dxa"/>
            <w:tcBorders>
              <w:top w:val="nil"/>
              <w:left w:val="nil"/>
              <w:bottom w:val="single" w:sz="4" w:space="0" w:color="auto"/>
              <w:right w:val="single" w:sz="4" w:space="0" w:color="auto"/>
            </w:tcBorders>
            <w:noWrap/>
            <w:vAlign w:val="center"/>
            <w:hideMark/>
          </w:tcPr>
          <w:p w14:paraId="406A5756" w14:textId="4DEBD44B" w:rsidR="00D34138" w:rsidRPr="003319A4" w:rsidRDefault="006426C6" w:rsidP="003319A4">
            <w:pPr>
              <w:spacing w:before="20" w:after="20"/>
              <w:jc w:val="center"/>
              <w:rPr>
                <w:color w:val="000000" w:themeColor="text1"/>
                <w:sz w:val="16"/>
                <w:szCs w:val="16"/>
                <w:rPrChange w:id="421"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22" w:author="Marcin Walenciej (75524)" w:date="2026-03-21T08:22:00Z" w16du:dateUtc="2026-03-21T07:22:00Z">
                  <w:rPr>
                    <w:rFonts w:ascii="Arial" w:hAnsi="Arial" w:cs="Arial"/>
                    <w:color w:val="000000" w:themeColor="text1"/>
                    <w:sz w:val="16"/>
                    <w:szCs w:val="16"/>
                  </w:rPr>
                </w:rPrChange>
              </w:rPr>
              <w:t>DK65</w:t>
            </w:r>
          </w:p>
        </w:tc>
        <w:tc>
          <w:tcPr>
            <w:tcW w:w="807" w:type="dxa"/>
            <w:tcBorders>
              <w:top w:val="nil"/>
              <w:left w:val="nil"/>
              <w:bottom w:val="single" w:sz="4" w:space="0" w:color="auto"/>
              <w:right w:val="single" w:sz="4" w:space="0" w:color="auto"/>
            </w:tcBorders>
            <w:noWrap/>
            <w:vAlign w:val="center"/>
            <w:hideMark/>
          </w:tcPr>
          <w:p w14:paraId="4AA54E1E" w14:textId="53705FAB" w:rsidR="00D34138" w:rsidRPr="003319A4" w:rsidRDefault="006426C6" w:rsidP="003319A4">
            <w:pPr>
              <w:spacing w:before="20" w:after="20"/>
              <w:jc w:val="center"/>
              <w:rPr>
                <w:color w:val="000000" w:themeColor="text1"/>
                <w:sz w:val="16"/>
                <w:szCs w:val="16"/>
                <w:rPrChange w:id="423"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24" w:author="Marcin Walenciej (75524)" w:date="2026-03-21T08:22:00Z" w16du:dateUtc="2026-03-21T07:22:00Z">
                  <w:rPr>
                    <w:rFonts w:ascii="Arial" w:hAnsi="Arial" w:cs="Arial"/>
                    <w:color w:val="000000" w:themeColor="text1"/>
                    <w:sz w:val="16"/>
                    <w:szCs w:val="16"/>
                  </w:rPr>
                </w:rPrChange>
              </w:rPr>
              <w:t>5</w:t>
            </w:r>
          </w:p>
        </w:tc>
        <w:tc>
          <w:tcPr>
            <w:tcW w:w="2055" w:type="dxa"/>
            <w:tcBorders>
              <w:top w:val="nil"/>
              <w:left w:val="nil"/>
              <w:bottom w:val="single" w:sz="4" w:space="0" w:color="auto"/>
              <w:right w:val="single" w:sz="4" w:space="0" w:color="auto"/>
            </w:tcBorders>
            <w:noWrap/>
            <w:vAlign w:val="center"/>
            <w:hideMark/>
          </w:tcPr>
          <w:p w14:paraId="42B2A080" w14:textId="4012C6DD" w:rsidR="00D34138" w:rsidRPr="003319A4" w:rsidRDefault="00F92733" w:rsidP="003319A4">
            <w:pPr>
              <w:spacing w:before="20" w:after="20"/>
              <w:jc w:val="center"/>
              <w:rPr>
                <w:color w:val="000000" w:themeColor="text1"/>
                <w:sz w:val="16"/>
                <w:szCs w:val="16"/>
                <w:rPrChange w:id="425"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26" w:author="Marcin Walenciej (75524)" w:date="2026-03-21T08:22:00Z" w16du:dateUtc="2026-03-21T07:22:00Z">
                  <w:rPr>
                    <w:rFonts w:ascii="Arial" w:hAnsi="Arial" w:cs="Arial"/>
                    <w:color w:val="000000" w:themeColor="text1"/>
                    <w:sz w:val="16"/>
                    <w:szCs w:val="16"/>
                  </w:rPr>
                </w:rPrChange>
              </w:rPr>
              <w:t>Przejazd Kolejowy(22,6km)</w:t>
            </w:r>
          </w:p>
        </w:tc>
        <w:tc>
          <w:tcPr>
            <w:tcW w:w="1598" w:type="dxa"/>
            <w:tcBorders>
              <w:top w:val="nil"/>
              <w:left w:val="nil"/>
              <w:bottom w:val="single" w:sz="4" w:space="0" w:color="auto"/>
              <w:right w:val="single" w:sz="4" w:space="0" w:color="auto"/>
            </w:tcBorders>
            <w:noWrap/>
            <w:vAlign w:val="center"/>
            <w:hideMark/>
          </w:tcPr>
          <w:p w14:paraId="466572CF" w14:textId="77777777" w:rsidR="00F92733" w:rsidRPr="003319A4" w:rsidRDefault="00F92733" w:rsidP="003319A4">
            <w:pPr>
              <w:pStyle w:val="Nagwek1"/>
              <w:spacing w:before="0"/>
              <w:jc w:val="center"/>
              <w:textAlignment w:val="baseline"/>
              <w:rPr>
                <w:rFonts w:ascii="Times New Roman" w:eastAsia="Times New Roman" w:hAnsi="Times New Roman" w:cs="Times New Roman"/>
                <w:b w:val="0"/>
                <w:bCs w:val="0"/>
                <w:color w:val="000000" w:themeColor="text1"/>
                <w:sz w:val="16"/>
                <w:szCs w:val="16"/>
                <w:rPrChange w:id="427" w:author="Marcin Walenciej (75524)" w:date="2026-03-21T08:22:00Z" w16du:dateUtc="2026-03-21T07:22:00Z">
                  <w:rPr>
                    <w:rFonts w:ascii="Roboto" w:eastAsia="Times New Roman" w:hAnsi="Roboto"/>
                    <w:b w:val="0"/>
                    <w:bCs w:val="0"/>
                    <w:color w:val="000000" w:themeColor="text1"/>
                    <w:sz w:val="16"/>
                    <w:szCs w:val="16"/>
                  </w:rPr>
                </w:rPrChange>
              </w:rPr>
            </w:pPr>
            <w:r w:rsidRPr="003319A4">
              <w:rPr>
                <w:rFonts w:ascii="Times New Roman" w:hAnsi="Times New Roman" w:cs="Times New Roman"/>
                <w:b w:val="0"/>
                <w:bCs w:val="0"/>
                <w:color w:val="000000" w:themeColor="text1"/>
                <w:sz w:val="16"/>
                <w:szCs w:val="16"/>
                <w:rPrChange w:id="428" w:author="Marcin Walenciej (75524)" w:date="2026-03-21T08:22:00Z" w16du:dateUtc="2026-03-21T07:22:00Z">
                  <w:rPr>
                    <w:rFonts w:ascii="Roboto" w:hAnsi="Roboto"/>
                    <w:b w:val="0"/>
                    <w:bCs w:val="0"/>
                    <w:color w:val="000000" w:themeColor="text1"/>
                    <w:sz w:val="16"/>
                    <w:szCs w:val="16"/>
                  </w:rPr>
                </w:rPrChange>
              </w:rPr>
              <w:t>53°28'43.0"N 22°38'50.3"E</w:t>
            </w:r>
          </w:p>
          <w:p w14:paraId="59C432E7" w14:textId="77777777" w:rsidR="00D34138" w:rsidRPr="003319A4" w:rsidRDefault="00D34138" w:rsidP="003319A4">
            <w:pPr>
              <w:spacing w:before="20" w:after="20"/>
              <w:jc w:val="center"/>
              <w:rPr>
                <w:color w:val="000000" w:themeColor="text1"/>
                <w:sz w:val="16"/>
                <w:szCs w:val="16"/>
                <w:rPrChange w:id="429" w:author="Marcin Walenciej (75524)" w:date="2026-03-21T08:22:00Z" w16du:dateUtc="2026-03-21T07:22:00Z">
                  <w:rPr>
                    <w:rFonts w:ascii="Arial" w:hAnsi="Arial" w:cs="Arial"/>
                    <w:color w:val="000000" w:themeColor="text1"/>
                    <w:sz w:val="16"/>
                    <w:szCs w:val="16"/>
                  </w:rPr>
                </w:rPrChange>
              </w:rPr>
            </w:pPr>
          </w:p>
        </w:tc>
        <w:tc>
          <w:tcPr>
            <w:tcW w:w="1427" w:type="dxa"/>
            <w:tcBorders>
              <w:top w:val="nil"/>
              <w:left w:val="nil"/>
              <w:bottom w:val="single" w:sz="4" w:space="0" w:color="auto"/>
              <w:right w:val="single" w:sz="4" w:space="0" w:color="auto"/>
            </w:tcBorders>
            <w:noWrap/>
            <w:vAlign w:val="center"/>
            <w:hideMark/>
          </w:tcPr>
          <w:p w14:paraId="683CCC83" w14:textId="77777777" w:rsidR="003319A4" w:rsidRPr="003319A4" w:rsidRDefault="003319A4">
            <w:pPr>
              <w:pStyle w:val="p1"/>
              <w:jc w:val="center"/>
              <w:rPr>
                <w:ins w:id="430" w:author="Marcin Walenciej (75524)" w:date="2026-03-21T08:18:00Z" w16du:dateUtc="2026-03-21T07:18:00Z"/>
                <w:sz w:val="16"/>
                <w:szCs w:val="16"/>
                <w:rPrChange w:id="431" w:author="Marcin Walenciej (75524)" w:date="2026-03-21T08:22:00Z" w16du:dateUtc="2026-03-21T07:22:00Z">
                  <w:rPr>
                    <w:ins w:id="432" w:author="Marcin Walenciej (75524)" w:date="2026-03-21T08:18:00Z" w16du:dateUtc="2026-03-21T07:18:00Z"/>
                  </w:rPr>
                </w:rPrChange>
              </w:rPr>
              <w:pPrChange w:id="433" w:author="Marcin Walenciej (75524)" w:date="2026-03-21T08:22:00Z" w16du:dateUtc="2026-03-21T07:22:00Z">
                <w:pPr>
                  <w:pStyle w:val="p1"/>
                </w:pPr>
              </w:pPrChange>
            </w:pPr>
            <w:ins w:id="434" w:author="Marcin Walenciej (75524)" w:date="2026-03-21T08:18:00Z" w16du:dateUtc="2026-03-21T07:18:00Z">
              <w:r w:rsidRPr="003319A4">
                <w:rPr>
                  <w:sz w:val="16"/>
                  <w:szCs w:val="16"/>
                  <w:rPrChange w:id="435" w:author="Marcin Walenciej (75524)" w:date="2026-03-21T08:22:00Z" w16du:dateUtc="2026-03-21T07:22:00Z">
                    <w:rPr/>
                  </w:rPrChange>
                </w:rPr>
                <w:t>przewiert sterowany HDD pod torami</w:t>
              </w:r>
            </w:ins>
          </w:p>
          <w:p w14:paraId="56E1B10B" w14:textId="77777777" w:rsidR="00D34138" w:rsidRPr="003319A4" w:rsidRDefault="00D34138" w:rsidP="003319A4">
            <w:pPr>
              <w:spacing w:before="20" w:after="20"/>
              <w:jc w:val="center"/>
              <w:rPr>
                <w:color w:val="000000" w:themeColor="text1"/>
                <w:sz w:val="16"/>
                <w:szCs w:val="16"/>
                <w:rPrChange w:id="436" w:author="Marcin Walenciej (75524)" w:date="2026-03-21T08:22:00Z" w16du:dateUtc="2026-03-21T07:22:00Z">
                  <w:rPr>
                    <w:rFonts w:ascii="Arial" w:hAnsi="Arial" w:cs="Arial"/>
                    <w:color w:val="000000" w:themeColor="text1"/>
                    <w:sz w:val="16"/>
                    <w:szCs w:val="16"/>
                  </w:rPr>
                </w:rPrChange>
              </w:rPr>
            </w:pPr>
          </w:p>
        </w:tc>
        <w:tc>
          <w:tcPr>
            <w:tcW w:w="1085" w:type="dxa"/>
            <w:tcBorders>
              <w:top w:val="nil"/>
              <w:left w:val="nil"/>
              <w:bottom w:val="single" w:sz="4" w:space="0" w:color="auto"/>
              <w:right w:val="single" w:sz="12" w:space="0" w:color="auto"/>
            </w:tcBorders>
            <w:noWrap/>
            <w:vAlign w:val="center"/>
            <w:hideMark/>
          </w:tcPr>
          <w:p w14:paraId="2B51C6C4" w14:textId="003E6001" w:rsidR="00D34138" w:rsidRPr="003319A4" w:rsidRDefault="003319A4" w:rsidP="003319A4">
            <w:pPr>
              <w:spacing w:before="20" w:after="20"/>
              <w:jc w:val="center"/>
              <w:rPr>
                <w:color w:val="000000" w:themeColor="text1"/>
                <w:sz w:val="16"/>
                <w:szCs w:val="16"/>
                <w:rPrChange w:id="437" w:author="Marcin Walenciej (75524)" w:date="2026-03-21T08:22:00Z" w16du:dateUtc="2026-03-21T07:22:00Z">
                  <w:rPr>
                    <w:rFonts w:ascii="Arial" w:hAnsi="Arial" w:cs="Arial"/>
                    <w:color w:val="000000" w:themeColor="text1"/>
                    <w:sz w:val="16"/>
                    <w:szCs w:val="16"/>
                  </w:rPr>
                </w:rPrChange>
              </w:rPr>
            </w:pPr>
            <w:ins w:id="438" w:author="Marcin Walenciej (75524)" w:date="2026-03-21T08:19:00Z" w16du:dateUtc="2026-03-21T07:19:00Z">
              <w:r w:rsidRPr="003319A4">
                <w:rPr>
                  <w:color w:val="000000" w:themeColor="text1"/>
                  <w:sz w:val="16"/>
                  <w:szCs w:val="16"/>
                  <w:rPrChange w:id="439" w:author="Marcin Walenciej (75524)" w:date="2026-03-21T08:22:00Z" w16du:dateUtc="2026-03-21T07:22:00Z">
                    <w:rPr>
                      <w:rFonts w:ascii="Arial" w:hAnsi="Arial" w:cs="Arial"/>
                      <w:color w:val="000000" w:themeColor="text1"/>
                      <w:sz w:val="16"/>
                      <w:szCs w:val="16"/>
                    </w:rPr>
                  </w:rPrChange>
                </w:rPr>
                <w:t>30 m</w:t>
              </w:r>
            </w:ins>
          </w:p>
        </w:tc>
      </w:tr>
      <w:tr w:rsidR="004C182F" w:rsidRPr="004C182F" w14:paraId="21D4B6A9" w14:textId="77777777" w:rsidTr="006426C6">
        <w:trPr>
          <w:trHeight w:val="300"/>
        </w:trPr>
        <w:tc>
          <w:tcPr>
            <w:tcW w:w="1433" w:type="dxa"/>
            <w:tcBorders>
              <w:top w:val="nil"/>
              <w:left w:val="single" w:sz="12" w:space="0" w:color="auto"/>
              <w:bottom w:val="single" w:sz="4" w:space="0" w:color="auto"/>
              <w:right w:val="single" w:sz="4" w:space="0" w:color="auto"/>
            </w:tcBorders>
            <w:noWrap/>
            <w:vAlign w:val="center"/>
            <w:hideMark/>
          </w:tcPr>
          <w:p w14:paraId="5AAADDC1" w14:textId="60FB2794" w:rsidR="00D34138" w:rsidRPr="003319A4" w:rsidRDefault="00173705" w:rsidP="003319A4">
            <w:pPr>
              <w:spacing w:before="20" w:after="20"/>
              <w:jc w:val="center"/>
              <w:rPr>
                <w:color w:val="000000" w:themeColor="text1"/>
                <w:sz w:val="16"/>
                <w:szCs w:val="16"/>
                <w:rPrChange w:id="440"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
              <w:t>Grajewo – Osowiec-Twierdza</w:t>
            </w:r>
          </w:p>
        </w:tc>
        <w:tc>
          <w:tcPr>
            <w:tcW w:w="752" w:type="dxa"/>
            <w:tcBorders>
              <w:top w:val="nil"/>
              <w:left w:val="nil"/>
              <w:bottom w:val="single" w:sz="4" w:space="0" w:color="auto"/>
              <w:right w:val="single" w:sz="4" w:space="0" w:color="auto"/>
            </w:tcBorders>
            <w:noWrap/>
            <w:vAlign w:val="center"/>
            <w:hideMark/>
          </w:tcPr>
          <w:p w14:paraId="680A0B5B" w14:textId="6B3C26C6" w:rsidR="00D34138" w:rsidRPr="003319A4" w:rsidRDefault="006426C6" w:rsidP="003319A4">
            <w:pPr>
              <w:spacing w:before="20" w:after="20"/>
              <w:jc w:val="center"/>
              <w:rPr>
                <w:color w:val="000000" w:themeColor="text1"/>
                <w:sz w:val="16"/>
                <w:szCs w:val="16"/>
                <w:rPrChange w:id="441"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42" w:author="Marcin Walenciej (75524)" w:date="2026-03-21T08:22:00Z" w16du:dateUtc="2026-03-21T07:22:00Z">
                  <w:rPr>
                    <w:rFonts w:ascii="Arial" w:hAnsi="Arial" w:cs="Arial"/>
                    <w:color w:val="000000" w:themeColor="text1"/>
                    <w:sz w:val="16"/>
                    <w:szCs w:val="16"/>
                  </w:rPr>
                </w:rPrChange>
              </w:rPr>
              <w:t>DK65</w:t>
            </w:r>
          </w:p>
        </w:tc>
        <w:tc>
          <w:tcPr>
            <w:tcW w:w="807" w:type="dxa"/>
            <w:tcBorders>
              <w:top w:val="nil"/>
              <w:left w:val="nil"/>
              <w:bottom w:val="single" w:sz="4" w:space="0" w:color="auto"/>
              <w:right w:val="single" w:sz="4" w:space="0" w:color="auto"/>
            </w:tcBorders>
            <w:noWrap/>
            <w:vAlign w:val="center"/>
            <w:hideMark/>
          </w:tcPr>
          <w:p w14:paraId="64627E85" w14:textId="1912F5B2" w:rsidR="00D34138" w:rsidRPr="003319A4" w:rsidRDefault="006426C6" w:rsidP="003319A4">
            <w:pPr>
              <w:spacing w:before="20" w:after="20"/>
              <w:jc w:val="center"/>
              <w:rPr>
                <w:color w:val="000000" w:themeColor="text1"/>
                <w:sz w:val="16"/>
                <w:szCs w:val="16"/>
                <w:rPrChange w:id="443"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44" w:author="Marcin Walenciej (75524)" w:date="2026-03-21T08:22:00Z" w16du:dateUtc="2026-03-21T07:22:00Z">
                  <w:rPr>
                    <w:rFonts w:ascii="Arial" w:hAnsi="Arial" w:cs="Arial"/>
                    <w:color w:val="000000" w:themeColor="text1"/>
                    <w:sz w:val="16"/>
                    <w:szCs w:val="16"/>
                  </w:rPr>
                </w:rPrChange>
              </w:rPr>
              <w:t>6</w:t>
            </w:r>
          </w:p>
        </w:tc>
        <w:tc>
          <w:tcPr>
            <w:tcW w:w="2055" w:type="dxa"/>
            <w:tcBorders>
              <w:top w:val="nil"/>
              <w:left w:val="nil"/>
              <w:bottom w:val="single" w:sz="4" w:space="0" w:color="auto"/>
              <w:right w:val="single" w:sz="4" w:space="0" w:color="auto"/>
            </w:tcBorders>
            <w:noWrap/>
            <w:vAlign w:val="center"/>
            <w:hideMark/>
          </w:tcPr>
          <w:p w14:paraId="319C93B4" w14:textId="66C81307" w:rsidR="00D34138" w:rsidRPr="003319A4" w:rsidRDefault="00F92733" w:rsidP="003319A4">
            <w:pPr>
              <w:spacing w:before="20" w:after="20"/>
              <w:jc w:val="center"/>
              <w:rPr>
                <w:color w:val="000000" w:themeColor="text1"/>
                <w:sz w:val="16"/>
                <w:szCs w:val="16"/>
                <w:rPrChange w:id="445"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46" w:author="Marcin Walenciej (75524)" w:date="2026-03-21T08:22:00Z" w16du:dateUtc="2026-03-21T07:22:00Z">
                  <w:rPr>
                    <w:rFonts w:ascii="Arial" w:hAnsi="Arial" w:cs="Arial"/>
                    <w:color w:val="000000" w:themeColor="text1"/>
                    <w:sz w:val="16"/>
                    <w:szCs w:val="16"/>
                  </w:rPr>
                </w:rPrChange>
              </w:rPr>
              <w:t>Przejazd Kolejowy(22,6km)</w:t>
            </w:r>
          </w:p>
        </w:tc>
        <w:tc>
          <w:tcPr>
            <w:tcW w:w="1598" w:type="dxa"/>
            <w:tcBorders>
              <w:top w:val="nil"/>
              <w:left w:val="nil"/>
              <w:bottom w:val="single" w:sz="4" w:space="0" w:color="auto"/>
              <w:right w:val="single" w:sz="4" w:space="0" w:color="auto"/>
            </w:tcBorders>
            <w:noWrap/>
            <w:vAlign w:val="center"/>
            <w:hideMark/>
          </w:tcPr>
          <w:p w14:paraId="3523C60E" w14:textId="77777777" w:rsidR="00F92733" w:rsidRPr="003319A4" w:rsidRDefault="00F92733" w:rsidP="003319A4">
            <w:pPr>
              <w:pStyle w:val="Nagwek1"/>
              <w:spacing w:before="0"/>
              <w:jc w:val="center"/>
              <w:textAlignment w:val="baseline"/>
              <w:rPr>
                <w:rFonts w:ascii="Times New Roman" w:eastAsia="Times New Roman" w:hAnsi="Times New Roman" w:cs="Times New Roman"/>
                <w:b w:val="0"/>
                <w:bCs w:val="0"/>
                <w:color w:val="000000" w:themeColor="text1"/>
                <w:sz w:val="16"/>
                <w:szCs w:val="16"/>
                <w:rPrChange w:id="447" w:author="Marcin Walenciej (75524)" w:date="2026-03-21T08:22:00Z" w16du:dateUtc="2026-03-21T07:22:00Z">
                  <w:rPr>
                    <w:rFonts w:ascii="Roboto" w:eastAsia="Times New Roman" w:hAnsi="Roboto"/>
                    <w:b w:val="0"/>
                    <w:bCs w:val="0"/>
                    <w:color w:val="000000" w:themeColor="text1"/>
                    <w:sz w:val="16"/>
                    <w:szCs w:val="16"/>
                  </w:rPr>
                </w:rPrChange>
              </w:rPr>
            </w:pPr>
            <w:r w:rsidRPr="003319A4">
              <w:rPr>
                <w:rFonts w:ascii="Times New Roman" w:hAnsi="Times New Roman" w:cs="Times New Roman"/>
                <w:b w:val="0"/>
                <w:bCs w:val="0"/>
                <w:color w:val="000000" w:themeColor="text1"/>
                <w:sz w:val="16"/>
                <w:szCs w:val="16"/>
                <w:rPrChange w:id="448" w:author="Marcin Walenciej (75524)" w:date="2026-03-21T08:22:00Z" w16du:dateUtc="2026-03-21T07:22:00Z">
                  <w:rPr>
                    <w:rFonts w:ascii="Roboto" w:hAnsi="Roboto"/>
                    <w:b w:val="0"/>
                    <w:bCs w:val="0"/>
                    <w:color w:val="000000" w:themeColor="text1"/>
                    <w:sz w:val="16"/>
                    <w:szCs w:val="16"/>
                  </w:rPr>
                </w:rPrChange>
              </w:rPr>
              <w:t>53°28'41.9"N 22°38'50.3"E</w:t>
            </w:r>
          </w:p>
          <w:p w14:paraId="5EDB1CA2" w14:textId="77777777" w:rsidR="00D34138" w:rsidRPr="003319A4" w:rsidRDefault="00D34138" w:rsidP="003319A4">
            <w:pPr>
              <w:spacing w:before="20" w:after="20"/>
              <w:jc w:val="center"/>
              <w:rPr>
                <w:color w:val="000000" w:themeColor="text1"/>
                <w:sz w:val="16"/>
                <w:szCs w:val="16"/>
                <w:rPrChange w:id="449" w:author="Marcin Walenciej (75524)" w:date="2026-03-21T08:22:00Z" w16du:dateUtc="2026-03-21T07:22:00Z">
                  <w:rPr>
                    <w:rFonts w:ascii="Arial" w:hAnsi="Arial" w:cs="Arial"/>
                    <w:color w:val="000000" w:themeColor="text1"/>
                    <w:sz w:val="16"/>
                    <w:szCs w:val="16"/>
                  </w:rPr>
                </w:rPrChange>
              </w:rPr>
            </w:pPr>
          </w:p>
        </w:tc>
        <w:tc>
          <w:tcPr>
            <w:tcW w:w="1427" w:type="dxa"/>
            <w:tcBorders>
              <w:top w:val="nil"/>
              <w:left w:val="nil"/>
              <w:bottom w:val="single" w:sz="4" w:space="0" w:color="auto"/>
              <w:right w:val="single" w:sz="4" w:space="0" w:color="auto"/>
            </w:tcBorders>
            <w:noWrap/>
            <w:vAlign w:val="center"/>
            <w:hideMark/>
          </w:tcPr>
          <w:p w14:paraId="16E64E31" w14:textId="230F5CE7" w:rsidR="00D34138" w:rsidRPr="003319A4" w:rsidRDefault="003319A4">
            <w:pPr>
              <w:pStyle w:val="p1"/>
              <w:jc w:val="center"/>
              <w:rPr>
                <w:sz w:val="16"/>
                <w:szCs w:val="16"/>
                <w:rPrChange w:id="450" w:author="Marcin Walenciej (75524)" w:date="2026-03-21T08:22:00Z" w16du:dateUtc="2026-03-21T07:22:00Z">
                  <w:rPr>
                    <w:rFonts w:ascii="Arial" w:hAnsi="Arial" w:cs="Arial"/>
                    <w:color w:val="000000" w:themeColor="text1"/>
                    <w:sz w:val="16"/>
                    <w:szCs w:val="16"/>
                  </w:rPr>
                </w:rPrChange>
              </w:rPr>
              <w:pPrChange w:id="451" w:author="Marcin Walenciej (75524)" w:date="2026-03-21T08:22:00Z" w16du:dateUtc="2026-03-21T07:22:00Z">
                <w:pPr>
                  <w:spacing w:before="20" w:after="20"/>
                  <w:jc w:val="center"/>
                </w:pPr>
              </w:pPrChange>
            </w:pPr>
            <w:ins w:id="452" w:author="Marcin Walenciej (75524)" w:date="2026-03-21T08:18:00Z" w16du:dateUtc="2026-03-21T07:18:00Z">
              <w:r w:rsidRPr="003319A4">
                <w:rPr>
                  <w:sz w:val="16"/>
                  <w:szCs w:val="16"/>
                  <w:rPrChange w:id="453" w:author="Marcin Walenciej (75524)" w:date="2026-03-21T08:22:00Z" w16du:dateUtc="2026-03-21T07:22:00Z">
                    <w:rPr/>
                  </w:rPrChange>
                </w:rPr>
                <w:t>przewiert sterowany HDD pod torami</w:t>
              </w:r>
            </w:ins>
          </w:p>
        </w:tc>
        <w:tc>
          <w:tcPr>
            <w:tcW w:w="1085" w:type="dxa"/>
            <w:tcBorders>
              <w:top w:val="nil"/>
              <w:left w:val="nil"/>
              <w:bottom w:val="single" w:sz="4" w:space="0" w:color="auto"/>
              <w:right w:val="single" w:sz="12" w:space="0" w:color="auto"/>
            </w:tcBorders>
            <w:noWrap/>
            <w:vAlign w:val="center"/>
            <w:hideMark/>
          </w:tcPr>
          <w:p w14:paraId="1C527163" w14:textId="2B1BC7BD" w:rsidR="00D34138" w:rsidRPr="003319A4" w:rsidRDefault="003319A4" w:rsidP="003319A4">
            <w:pPr>
              <w:spacing w:before="20" w:after="20"/>
              <w:jc w:val="center"/>
              <w:rPr>
                <w:color w:val="000000" w:themeColor="text1"/>
                <w:sz w:val="16"/>
                <w:szCs w:val="16"/>
                <w:rPrChange w:id="454" w:author="Marcin Walenciej (75524)" w:date="2026-03-21T08:22:00Z" w16du:dateUtc="2026-03-21T07:22:00Z">
                  <w:rPr>
                    <w:rFonts w:ascii="Arial" w:hAnsi="Arial" w:cs="Arial"/>
                    <w:color w:val="000000" w:themeColor="text1"/>
                    <w:sz w:val="16"/>
                    <w:szCs w:val="16"/>
                  </w:rPr>
                </w:rPrChange>
              </w:rPr>
            </w:pPr>
            <w:ins w:id="455" w:author="Marcin Walenciej (75524)" w:date="2026-03-21T08:19:00Z" w16du:dateUtc="2026-03-21T07:19:00Z">
              <w:r w:rsidRPr="003319A4">
                <w:rPr>
                  <w:color w:val="000000" w:themeColor="text1"/>
                  <w:sz w:val="16"/>
                  <w:szCs w:val="16"/>
                  <w:rPrChange w:id="456" w:author="Marcin Walenciej (75524)" w:date="2026-03-21T08:22:00Z" w16du:dateUtc="2026-03-21T07:22:00Z">
                    <w:rPr>
                      <w:rFonts w:ascii="Arial" w:hAnsi="Arial" w:cs="Arial"/>
                      <w:color w:val="000000" w:themeColor="text1"/>
                      <w:sz w:val="16"/>
                      <w:szCs w:val="16"/>
                    </w:rPr>
                  </w:rPrChange>
                </w:rPr>
                <w:t>30 m</w:t>
              </w:r>
            </w:ins>
          </w:p>
        </w:tc>
      </w:tr>
      <w:tr w:rsidR="003319A4" w:rsidRPr="004C182F" w14:paraId="4465F977" w14:textId="77777777" w:rsidTr="006426C6">
        <w:trPr>
          <w:trHeight w:val="300"/>
        </w:trPr>
        <w:tc>
          <w:tcPr>
            <w:tcW w:w="1433" w:type="dxa"/>
            <w:tcBorders>
              <w:top w:val="nil"/>
              <w:left w:val="single" w:sz="12" w:space="0" w:color="auto"/>
              <w:bottom w:val="single" w:sz="4" w:space="0" w:color="auto"/>
              <w:right w:val="single" w:sz="4" w:space="0" w:color="auto"/>
            </w:tcBorders>
            <w:noWrap/>
            <w:vAlign w:val="center"/>
            <w:hideMark/>
          </w:tcPr>
          <w:p w14:paraId="7870471C" w14:textId="5890002E" w:rsidR="003319A4" w:rsidRPr="003319A4" w:rsidRDefault="003319A4" w:rsidP="003319A4">
            <w:pPr>
              <w:spacing w:before="20" w:after="20"/>
              <w:jc w:val="center"/>
              <w:rPr>
                <w:color w:val="000000" w:themeColor="text1"/>
                <w:sz w:val="16"/>
                <w:szCs w:val="16"/>
                <w:rPrChange w:id="457"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
              <w:t>Grajewo – Osowiec-Twierdza</w:t>
            </w:r>
          </w:p>
        </w:tc>
        <w:tc>
          <w:tcPr>
            <w:tcW w:w="752" w:type="dxa"/>
            <w:tcBorders>
              <w:top w:val="nil"/>
              <w:left w:val="nil"/>
              <w:bottom w:val="single" w:sz="4" w:space="0" w:color="auto"/>
              <w:right w:val="single" w:sz="4" w:space="0" w:color="auto"/>
            </w:tcBorders>
            <w:noWrap/>
            <w:vAlign w:val="center"/>
            <w:hideMark/>
          </w:tcPr>
          <w:p w14:paraId="0664F596" w14:textId="4DF07F8C" w:rsidR="003319A4" w:rsidRPr="003319A4" w:rsidRDefault="003319A4" w:rsidP="003319A4">
            <w:pPr>
              <w:spacing w:before="20" w:after="20"/>
              <w:jc w:val="center"/>
              <w:rPr>
                <w:color w:val="000000" w:themeColor="text1"/>
                <w:sz w:val="16"/>
                <w:szCs w:val="16"/>
                <w:rPrChange w:id="458"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59" w:author="Marcin Walenciej (75524)" w:date="2026-03-21T08:22:00Z" w16du:dateUtc="2026-03-21T07:22:00Z">
                  <w:rPr>
                    <w:rFonts w:ascii="Arial" w:hAnsi="Arial" w:cs="Arial"/>
                    <w:color w:val="000000" w:themeColor="text1"/>
                    <w:sz w:val="16"/>
                    <w:szCs w:val="16"/>
                  </w:rPr>
                </w:rPrChange>
              </w:rPr>
              <w:t>DK65</w:t>
            </w:r>
          </w:p>
        </w:tc>
        <w:tc>
          <w:tcPr>
            <w:tcW w:w="807" w:type="dxa"/>
            <w:tcBorders>
              <w:top w:val="nil"/>
              <w:left w:val="nil"/>
              <w:bottom w:val="single" w:sz="4" w:space="0" w:color="auto"/>
              <w:right w:val="single" w:sz="4" w:space="0" w:color="auto"/>
            </w:tcBorders>
            <w:noWrap/>
            <w:vAlign w:val="center"/>
            <w:hideMark/>
          </w:tcPr>
          <w:p w14:paraId="6A2E2B12" w14:textId="1E5A044A" w:rsidR="003319A4" w:rsidRPr="003319A4" w:rsidRDefault="003319A4" w:rsidP="003319A4">
            <w:pPr>
              <w:spacing w:before="20" w:after="20"/>
              <w:jc w:val="center"/>
              <w:rPr>
                <w:color w:val="000000" w:themeColor="text1"/>
                <w:sz w:val="16"/>
                <w:szCs w:val="16"/>
                <w:rPrChange w:id="460"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Change w:id="461" w:author="Marcin Walenciej (75524)" w:date="2026-03-21T08:22:00Z" w16du:dateUtc="2026-03-21T07:22:00Z">
                  <w:rPr>
                    <w:rFonts w:ascii="Arial" w:hAnsi="Arial" w:cs="Arial"/>
                    <w:color w:val="000000" w:themeColor="text1"/>
                    <w:sz w:val="16"/>
                    <w:szCs w:val="16"/>
                  </w:rPr>
                </w:rPrChange>
              </w:rPr>
              <w:t>7</w:t>
            </w:r>
          </w:p>
        </w:tc>
        <w:tc>
          <w:tcPr>
            <w:tcW w:w="2055" w:type="dxa"/>
            <w:tcBorders>
              <w:top w:val="nil"/>
              <w:left w:val="nil"/>
              <w:bottom w:val="single" w:sz="4" w:space="0" w:color="auto"/>
              <w:right w:val="single" w:sz="4" w:space="0" w:color="auto"/>
            </w:tcBorders>
            <w:noWrap/>
            <w:vAlign w:val="center"/>
            <w:hideMark/>
          </w:tcPr>
          <w:p w14:paraId="0837387F" w14:textId="1A047C51" w:rsidR="003319A4" w:rsidRPr="003319A4" w:rsidRDefault="003319A4" w:rsidP="003319A4">
            <w:pPr>
              <w:spacing w:before="20" w:after="20"/>
              <w:jc w:val="center"/>
              <w:rPr>
                <w:color w:val="000000" w:themeColor="text1"/>
                <w:sz w:val="16"/>
                <w:szCs w:val="16"/>
                <w:rPrChange w:id="462" w:author="Marcin Walenciej (75524)" w:date="2026-03-21T08:22:00Z" w16du:dateUtc="2026-03-21T07:22:00Z">
                  <w:rPr>
                    <w:rFonts w:ascii="Arial" w:hAnsi="Arial" w:cs="Arial"/>
                    <w:color w:val="000000" w:themeColor="text1"/>
                    <w:sz w:val="16"/>
                    <w:szCs w:val="16"/>
                  </w:rPr>
                </w:rPrChange>
              </w:rPr>
            </w:pPr>
            <w:r w:rsidRPr="003319A4">
              <w:rPr>
                <w:color w:val="000000" w:themeColor="text1"/>
                <w:sz w:val="16"/>
                <w:szCs w:val="16"/>
              </w:rPr>
              <w:t>Skrzyżowanie z drogą krajow</w:t>
            </w:r>
            <w:r w:rsidRPr="003319A4">
              <w:rPr>
                <w:color w:val="000000" w:themeColor="text1"/>
                <w:sz w:val="16"/>
                <w:szCs w:val="16"/>
                <w:lang w:val="pl-PL"/>
              </w:rPr>
              <w:t>ą (23,8km)</w:t>
            </w:r>
          </w:p>
        </w:tc>
        <w:tc>
          <w:tcPr>
            <w:tcW w:w="1598" w:type="dxa"/>
            <w:tcBorders>
              <w:top w:val="nil"/>
              <w:left w:val="nil"/>
              <w:bottom w:val="single" w:sz="4" w:space="0" w:color="auto"/>
              <w:right w:val="single" w:sz="4" w:space="0" w:color="auto"/>
            </w:tcBorders>
            <w:noWrap/>
            <w:vAlign w:val="center"/>
            <w:hideMark/>
          </w:tcPr>
          <w:p w14:paraId="535FD063" w14:textId="3921E959" w:rsidR="003319A4" w:rsidRPr="003319A4" w:rsidRDefault="003319A4" w:rsidP="003319A4">
            <w:pPr>
              <w:shd w:val="clear" w:color="auto" w:fill="FFFFFF"/>
              <w:jc w:val="center"/>
              <w:rPr>
                <w:color w:val="000000" w:themeColor="text1"/>
                <w:sz w:val="16"/>
                <w:szCs w:val="16"/>
                <w:rPrChange w:id="463" w:author="Marcin Walenciej (75524)" w:date="2026-03-21T08:22:00Z" w16du:dateUtc="2026-03-21T07:22:00Z">
                  <w:rPr>
                    <w:rFonts w:ascii="Roboto" w:hAnsi="Roboto"/>
                    <w:color w:val="000000" w:themeColor="text1"/>
                    <w:sz w:val="16"/>
                    <w:szCs w:val="16"/>
                  </w:rPr>
                </w:rPrChange>
              </w:rPr>
            </w:pPr>
            <w:r w:rsidRPr="003319A4">
              <w:rPr>
                <w:color w:val="000000" w:themeColor="text1"/>
                <w:sz w:val="16"/>
                <w:szCs w:val="16"/>
                <w:rPrChange w:id="464" w:author="Marcin Walenciej (75524)" w:date="2026-03-21T08:22:00Z" w16du:dateUtc="2026-03-21T07:22:00Z">
                  <w:rPr>
                    <w:rFonts w:ascii="Roboto" w:hAnsi="Roboto"/>
                    <w:color w:val="000000" w:themeColor="text1"/>
                    <w:sz w:val="16"/>
                    <w:szCs w:val="16"/>
                  </w:rPr>
                </w:rPrChange>
              </w:rPr>
              <w:t>53.470106, 22.659602</w:t>
            </w:r>
          </w:p>
          <w:p w14:paraId="497F0347" w14:textId="77777777" w:rsidR="003319A4" w:rsidRPr="003319A4" w:rsidRDefault="003319A4" w:rsidP="003319A4">
            <w:pPr>
              <w:spacing w:before="20" w:after="20"/>
              <w:jc w:val="center"/>
              <w:rPr>
                <w:color w:val="000000" w:themeColor="text1"/>
                <w:sz w:val="16"/>
                <w:szCs w:val="16"/>
                <w:rPrChange w:id="465" w:author="Marcin Walenciej (75524)" w:date="2026-03-21T08:22:00Z" w16du:dateUtc="2026-03-21T07:22:00Z">
                  <w:rPr>
                    <w:rFonts w:ascii="Arial" w:hAnsi="Arial" w:cs="Arial"/>
                    <w:color w:val="000000" w:themeColor="text1"/>
                    <w:sz w:val="16"/>
                    <w:szCs w:val="16"/>
                  </w:rPr>
                </w:rPrChange>
              </w:rPr>
            </w:pPr>
          </w:p>
        </w:tc>
        <w:tc>
          <w:tcPr>
            <w:tcW w:w="1427" w:type="dxa"/>
            <w:tcBorders>
              <w:top w:val="nil"/>
              <w:left w:val="nil"/>
              <w:bottom w:val="single" w:sz="4" w:space="0" w:color="auto"/>
              <w:right w:val="single" w:sz="4" w:space="0" w:color="auto"/>
            </w:tcBorders>
            <w:noWrap/>
            <w:vAlign w:val="center"/>
            <w:hideMark/>
          </w:tcPr>
          <w:p w14:paraId="28AD9BE7" w14:textId="013683EF" w:rsidR="003319A4" w:rsidRPr="003319A4" w:rsidRDefault="003319A4" w:rsidP="003319A4">
            <w:pPr>
              <w:spacing w:before="20" w:after="20"/>
              <w:jc w:val="center"/>
              <w:rPr>
                <w:color w:val="000000" w:themeColor="text1"/>
                <w:sz w:val="16"/>
                <w:szCs w:val="16"/>
                <w:rPrChange w:id="466" w:author="Marcin Walenciej (75524)" w:date="2026-03-21T08:22:00Z" w16du:dateUtc="2026-03-21T07:22:00Z">
                  <w:rPr>
                    <w:rFonts w:ascii="Arial" w:hAnsi="Arial" w:cs="Arial"/>
                    <w:color w:val="000000" w:themeColor="text1"/>
                    <w:sz w:val="16"/>
                    <w:szCs w:val="16"/>
                  </w:rPr>
                </w:rPrChange>
              </w:rPr>
            </w:pPr>
            <w:ins w:id="467" w:author="Marcin Walenciej (75524)" w:date="2026-03-21T08:18:00Z" w16du:dateUtc="2026-03-21T07:18:00Z">
              <w:r w:rsidRPr="003319A4">
                <w:rPr>
                  <w:sz w:val="16"/>
                  <w:szCs w:val="16"/>
                  <w:rPrChange w:id="468" w:author="Marcin Walenciej (75524)" w:date="2026-03-21T08:22:00Z" w16du:dateUtc="2026-03-21T07:22:00Z">
                    <w:rPr/>
                  </w:rPrChange>
                </w:rPr>
                <w:t>przecisk pneumatyczny</w:t>
              </w:r>
            </w:ins>
          </w:p>
        </w:tc>
        <w:tc>
          <w:tcPr>
            <w:tcW w:w="1085" w:type="dxa"/>
            <w:tcBorders>
              <w:top w:val="nil"/>
              <w:left w:val="nil"/>
              <w:bottom w:val="single" w:sz="4" w:space="0" w:color="auto"/>
              <w:right w:val="single" w:sz="12" w:space="0" w:color="auto"/>
            </w:tcBorders>
            <w:noWrap/>
            <w:vAlign w:val="center"/>
            <w:hideMark/>
          </w:tcPr>
          <w:p w14:paraId="2742AFFB" w14:textId="3FE5E724" w:rsidR="003319A4" w:rsidRPr="003319A4" w:rsidRDefault="003319A4" w:rsidP="003319A4">
            <w:pPr>
              <w:spacing w:before="20" w:after="20"/>
              <w:jc w:val="center"/>
              <w:rPr>
                <w:color w:val="000000" w:themeColor="text1"/>
                <w:sz w:val="16"/>
                <w:szCs w:val="16"/>
                <w:rPrChange w:id="469" w:author="Marcin Walenciej (75524)" w:date="2026-03-21T08:22:00Z" w16du:dateUtc="2026-03-21T07:22:00Z">
                  <w:rPr>
                    <w:rFonts w:ascii="Arial" w:hAnsi="Arial" w:cs="Arial"/>
                    <w:color w:val="000000" w:themeColor="text1"/>
                    <w:sz w:val="16"/>
                    <w:szCs w:val="16"/>
                  </w:rPr>
                </w:rPrChange>
              </w:rPr>
            </w:pPr>
            <w:ins w:id="470" w:author="Marcin Walenciej (75524)" w:date="2026-03-21T08:19:00Z" w16du:dateUtc="2026-03-21T07:19:00Z">
              <w:r w:rsidRPr="003319A4">
                <w:rPr>
                  <w:color w:val="000000" w:themeColor="text1"/>
                  <w:sz w:val="16"/>
                  <w:szCs w:val="16"/>
                  <w:rPrChange w:id="471" w:author="Marcin Walenciej (75524)" w:date="2026-03-21T08:22:00Z" w16du:dateUtc="2026-03-21T07:22:00Z">
                    <w:rPr>
                      <w:rFonts w:ascii="Arial" w:hAnsi="Arial" w:cs="Arial"/>
                      <w:color w:val="000000" w:themeColor="text1"/>
                      <w:sz w:val="16"/>
                      <w:szCs w:val="16"/>
                    </w:rPr>
                  </w:rPrChange>
                </w:rPr>
                <w:t>20 m</w:t>
              </w:r>
            </w:ins>
          </w:p>
        </w:tc>
      </w:tr>
    </w:tbl>
    <w:p w14:paraId="1720166F" w14:textId="77777777" w:rsidR="0083518F" w:rsidRPr="005848D0" w:rsidRDefault="00224DD5" w:rsidP="003F583E">
      <w:pPr>
        <w:pStyle w:val="Podrozdzia"/>
        <w:spacing w:before="300"/>
      </w:pPr>
      <w:bookmarkStart w:id="472" w:name="_Toc85183131"/>
      <w:r>
        <w:t>3</w:t>
      </w:r>
      <w:r w:rsidR="0083518F" w:rsidRPr="005848D0">
        <w:t>.</w:t>
      </w:r>
      <w:r w:rsidR="009F1A93">
        <w:t>5</w:t>
      </w:r>
      <w:r w:rsidR="0083518F" w:rsidRPr="005848D0">
        <w:t xml:space="preserve">. </w:t>
      </w:r>
      <w:r w:rsidR="0083518F" w:rsidRPr="008343E7">
        <w:t>Budowa</w:t>
      </w:r>
      <w:r w:rsidR="0083518F">
        <w:t xml:space="preserve"> i montaż kabla światłowodowego</w:t>
      </w:r>
      <w:bookmarkEnd w:id="472"/>
    </w:p>
    <w:p w14:paraId="45096FC0" w14:textId="77777777" w:rsidR="00675F58" w:rsidRDefault="00675F58" w:rsidP="00273D08">
      <w:pPr>
        <w:autoSpaceDE w:val="0"/>
        <w:autoSpaceDN w:val="0"/>
        <w:adjustRightInd w:val="0"/>
        <w:spacing w:after="120" w:line="360" w:lineRule="auto"/>
        <w:jc w:val="both"/>
        <w:rPr>
          <w:rFonts w:ascii="Arial" w:eastAsia="Arial" w:hAnsi="Arial" w:cs="Arial"/>
          <w:sz w:val="20"/>
          <w:szCs w:val="20"/>
        </w:rPr>
      </w:pPr>
      <w:r>
        <w:rPr>
          <w:rFonts w:ascii="Arial" w:eastAsia="Arial" w:hAnsi="Arial" w:cs="Arial"/>
          <w:sz w:val="20"/>
          <w:szCs w:val="20"/>
        </w:rPr>
        <w:t>W tym punkcie należy zamieścić kompleksowy opis technologii wykonania zależnie od przyjętej metody montażu, np.:</w:t>
      </w:r>
    </w:p>
    <w:p w14:paraId="1610E0E9" w14:textId="77777777" w:rsidR="0083518F" w:rsidRPr="00BF2630" w:rsidRDefault="0083518F" w:rsidP="00273D08">
      <w:pPr>
        <w:autoSpaceDE w:val="0"/>
        <w:autoSpaceDN w:val="0"/>
        <w:adjustRightInd w:val="0"/>
        <w:spacing w:after="120" w:line="360" w:lineRule="auto"/>
        <w:jc w:val="both"/>
        <w:rPr>
          <w:rFonts w:ascii="Arial" w:eastAsia="Arial" w:hAnsi="Arial" w:cs="Arial"/>
          <w:sz w:val="20"/>
          <w:szCs w:val="20"/>
        </w:rPr>
      </w:pPr>
      <w:r w:rsidRPr="00BF2630">
        <w:rPr>
          <w:rFonts w:ascii="Arial" w:eastAsia="Arial" w:hAnsi="Arial" w:cs="Arial"/>
          <w:sz w:val="20"/>
          <w:szCs w:val="20"/>
        </w:rPr>
        <w:t xml:space="preserve">Kabel światłowodowy należy zaciągać do </w:t>
      </w:r>
      <w:r>
        <w:rPr>
          <w:rFonts w:ascii="Arial" w:eastAsia="Arial" w:hAnsi="Arial" w:cs="Arial"/>
          <w:sz w:val="20"/>
          <w:szCs w:val="20"/>
        </w:rPr>
        <w:t>rurociągu kablowego</w:t>
      </w:r>
      <w:r w:rsidR="008343E7">
        <w:rPr>
          <w:rFonts w:ascii="Arial" w:eastAsia="Arial" w:hAnsi="Arial" w:cs="Arial"/>
          <w:sz w:val="20"/>
          <w:szCs w:val="20"/>
        </w:rPr>
        <w:t xml:space="preserve"> oraz kanalizacji wtórnej</w:t>
      </w:r>
      <w:r w:rsidRPr="00BF2630">
        <w:rPr>
          <w:rFonts w:ascii="Arial" w:eastAsia="Arial" w:hAnsi="Arial" w:cs="Arial"/>
          <w:sz w:val="20"/>
          <w:szCs w:val="20"/>
        </w:rPr>
        <w:t xml:space="preserve"> metodą pneumatycznego</w:t>
      </w:r>
      <w:r>
        <w:rPr>
          <w:rFonts w:ascii="Arial" w:eastAsia="Arial" w:hAnsi="Arial" w:cs="Arial"/>
          <w:sz w:val="20"/>
          <w:szCs w:val="20"/>
        </w:rPr>
        <w:t xml:space="preserve"> </w:t>
      </w:r>
      <w:r w:rsidR="00BC76B0">
        <w:rPr>
          <w:rFonts w:ascii="Arial" w:eastAsia="Arial" w:hAnsi="Arial" w:cs="Arial"/>
          <w:sz w:val="20"/>
          <w:szCs w:val="20"/>
        </w:rPr>
        <w:t>wdmuchiwania odcinkami pięciokilometrowymi.</w:t>
      </w:r>
    </w:p>
    <w:p w14:paraId="2090FB0D" w14:textId="77777777" w:rsidR="0083518F" w:rsidRDefault="0083518F" w:rsidP="00273D08">
      <w:pPr>
        <w:autoSpaceDE w:val="0"/>
        <w:autoSpaceDN w:val="0"/>
        <w:adjustRightInd w:val="0"/>
        <w:spacing w:after="120" w:line="360" w:lineRule="auto"/>
        <w:jc w:val="both"/>
        <w:rPr>
          <w:rFonts w:ascii="Arial" w:eastAsia="Arial" w:hAnsi="Arial" w:cs="Arial"/>
          <w:sz w:val="20"/>
          <w:szCs w:val="20"/>
        </w:rPr>
      </w:pPr>
      <w:r w:rsidRPr="00BF2630">
        <w:rPr>
          <w:rFonts w:ascii="Arial" w:eastAsia="Arial" w:hAnsi="Arial" w:cs="Arial"/>
          <w:sz w:val="20"/>
          <w:szCs w:val="20"/>
        </w:rPr>
        <w:t>Ręczne lub mechanicznie zaciąganie kabli jest dopuszczalne tylko w wyjątkowych,</w:t>
      </w:r>
      <w:r>
        <w:rPr>
          <w:rFonts w:ascii="Arial" w:eastAsia="Arial" w:hAnsi="Arial" w:cs="Arial"/>
          <w:sz w:val="20"/>
          <w:szCs w:val="20"/>
        </w:rPr>
        <w:t xml:space="preserve"> </w:t>
      </w:r>
      <w:r w:rsidRPr="00BF2630">
        <w:rPr>
          <w:rFonts w:ascii="Arial" w:eastAsia="Arial" w:hAnsi="Arial" w:cs="Arial"/>
          <w:sz w:val="20"/>
          <w:szCs w:val="20"/>
        </w:rPr>
        <w:t>technicznie uzasadnionych przypadkach, ale pod warunkiem ciągłej kontroli siły naciągu</w:t>
      </w:r>
      <w:r>
        <w:rPr>
          <w:rFonts w:ascii="Arial" w:eastAsia="Arial" w:hAnsi="Arial" w:cs="Arial"/>
          <w:sz w:val="20"/>
          <w:szCs w:val="20"/>
        </w:rPr>
        <w:t xml:space="preserve"> </w:t>
      </w:r>
      <w:r w:rsidRPr="00BF2630">
        <w:rPr>
          <w:rFonts w:ascii="Arial" w:eastAsia="Arial" w:hAnsi="Arial" w:cs="Arial"/>
          <w:sz w:val="20"/>
          <w:szCs w:val="20"/>
        </w:rPr>
        <w:t>i stosowania urządzeń zabezpieczających przed przekroczeniem dopuszczalnej wielkości tej</w:t>
      </w:r>
      <w:r>
        <w:rPr>
          <w:rFonts w:ascii="Arial" w:eastAsia="Arial" w:hAnsi="Arial" w:cs="Arial"/>
          <w:sz w:val="20"/>
          <w:szCs w:val="20"/>
        </w:rPr>
        <w:t xml:space="preserve"> </w:t>
      </w:r>
      <w:r w:rsidRPr="00BF2630">
        <w:rPr>
          <w:rFonts w:ascii="Arial" w:eastAsia="Arial" w:hAnsi="Arial" w:cs="Arial"/>
          <w:sz w:val="20"/>
          <w:szCs w:val="20"/>
        </w:rPr>
        <w:t>siły.</w:t>
      </w:r>
      <w:r>
        <w:rPr>
          <w:rFonts w:ascii="Arial" w:eastAsia="Arial" w:hAnsi="Arial" w:cs="Arial"/>
          <w:sz w:val="20"/>
          <w:szCs w:val="20"/>
        </w:rPr>
        <w:t xml:space="preserve"> </w:t>
      </w:r>
      <w:r w:rsidRPr="00BF2630">
        <w:rPr>
          <w:rFonts w:ascii="Arial" w:eastAsia="Arial" w:hAnsi="Arial" w:cs="Arial"/>
          <w:sz w:val="20"/>
          <w:szCs w:val="20"/>
        </w:rPr>
        <w:t>Jeżeli wymagana siła ciągu, potrzebna do jednokierunkowego zaciągania w czasie jednej</w:t>
      </w:r>
      <w:r>
        <w:rPr>
          <w:rFonts w:ascii="Arial" w:eastAsia="Arial" w:hAnsi="Arial" w:cs="Arial"/>
          <w:sz w:val="20"/>
          <w:szCs w:val="20"/>
        </w:rPr>
        <w:t xml:space="preserve"> </w:t>
      </w:r>
      <w:r w:rsidRPr="00BF2630">
        <w:rPr>
          <w:rFonts w:ascii="Arial" w:eastAsia="Arial" w:hAnsi="Arial" w:cs="Arial"/>
          <w:sz w:val="20"/>
          <w:szCs w:val="20"/>
        </w:rPr>
        <w:t>operacji zbliża się do dopuszczalnej lub ją przekracza, należy wtedy zastosować metodę</w:t>
      </w:r>
      <w:r>
        <w:rPr>
          <w:rFonts w:ascii="Arial" w:eastAsia="Arial" w:hAnsi="Arial" w:cs="Arial"/>
          <w:sz w:val="20"/>
          <w:szCs w:val="20"/>
        </w:rPr>
        <w:t xml:space="preserve"> </w:t>
      </w:r>
      <w:r w:rsidRPr="00BF2630">
        <w:rPr>
          <w:rFonts w:ascii="Arial" w:eastAsia="Arial" w:hAnsi="Arial" w:cs="Arial"/>
          <w:sz w:val="20"/>
          <w:szCs w:val="20"/>
        </w:rPr>
        <w:t xml:space="preserve">dwukierunkowego zaciągania kabla. </w:t>
      </w:r>
      <w:r w:rsidR="008343E7" w:rsidRPr="008343E7">
        <w:rPr>
          <w:rFonts w:ascii="Arial" w:eastAsia="Arial" w:hAnsi="Arial" w:cs="Arial"/>
          <w:sz w:val="20"/>
          <w:szCs w:val="20"/>
        </w:rPr>
        <w:t xml:space="preserve">Szczegółowe zalecenia dotyczące zaciągania kabli zawarte są w normach </w:t>
      </w:r>
      <w:r w:rsidR="00675F58">
        <w:rPr>
          <w:rFonts w:ascii="Arial" w:eastAsia="Arial" w:hAnsi="Arial" w:cs="Arial"/>
          <w:sz w:val="20"/>
          <w:szCs w:val="20"/>
        </w:rPr>
        <w:t>………………</w:t>
      </w:r>
    </w:p>
    <w:p w14:paraId="74FBE23C" w14:textId="77777777" w:rsidR="0083518F" w:rsidRDefault="0083518F" w:rsidP="00450F25">
      <w:pPr>
        <w:autoSpaceDE w:val="0"/>
        <w:autoSpaceDN w:val="0"/>
        <w:adjustRightInd w:val="0"/>
        <w:spacing w:line="360" w:lineRule="auto"/>
        <w:jc w:val="both"/>
        <w:rPr>
          <w:rFonts w:ascii="Arial" w:eastAsia="Arial" w:hAnsi="Arial" w:cs="Arial"/>
          <w:sz w:val="20"/>
          <w:szCs w:val="20"/>
        </w:rPr>
      </w:pPr>
      <w:r w:rsidRPr="001947AD">
        <w:rPr>
          <w:rFonts w:ascii="Arial" w:eastAsia="Arial" w:hAnsi="Arial" w:cs="Arial"/>
          <w:sz w:val="20"/>
          <w:szCs w:val="20"/>
        </w:rPr>
        <w:lastRenderedPageBreak/>
        <w:t>Łączenie światłowodów wykonać metodą spawania</w:t>
      </w:r>
      <w:r w:rsidR="008343E7">
        <w:rPr>
          <w:rFonts w:ascii="Arial" w:eastAsia="Arial" w:hAnsi="Arial" w:cs="Arial"/>
          <w:sz w:val="20"/>
          <w:szCs w:val="20"/>
        </w:rPr>
        <w:t xml:space="preserve"> </w:t>
      </w:r>
      <w:r w:rsidR="008343E7" w:rsidRPr="008343E7">
        <w:rPr>
          <w:rFonts w:ascii="Arial" w:eastAsia="Arial" w:hAnsi="Arial" w:cs="Arial"/>
          <w:sz w:val="20"/>
          <w:szCs w:val="20"/>
        </w:rPr>
        <w:t xml:space="preserve">w łuku elektrycznym zgodnie z normą </w:t>
      </w:r>
      <w:r w:rsidR="00675F58">
        <w:rPr>
          <w:rFonts w:ascii="Arial" w:eastAsia="Arial" w:hAnsi="Arial" w:cs="Arial"/>
          <w:sz w:val="20"/>
          <w:szCs w:val="20"/>
        </w:rPr>
        <w:t>………..</w:t>
      </w:r>
      <w:r w:rsidR="008343E7" w:rsidRPr="008343E7">
        <w:rPr>
          <w:rFonts w:ascii="Arial" w:eastAsia="Arial" w:hAnsi="Arial" w:cs="Arial"/>
          <w:sz w:val="20"/>
          <w:szCs w:val="20"/>
        </w:rPr>
        <w:t>.</w:t>
      </w:r>
      <w:r w:rsidRPr="001947AD">
        <w:rPr>
          <w:rFonts w:ascii="Arial" w:eastAsia="Arial" w:hAnsi="Arial" w:cs="Arial"/>
          <w:sz w:val="20"/>
          <w:szCs w:val="20"/>
        </w:rPr>
        <w:t xml:space="preserve"> </w:t>
      </w:r>
      <w:r>
        <w:rPr>
          <w:rFonts w:ascii="Arial" w:eastAsia="Arial" w:hAnsi="Arial" w:cs="Arial"/>
          <w:sz w:val="20"/>
          <w:szCs w:val="20"/>
        </w:rPr>
        <w:t xml:space="preserve">Łączenie kolejnych odcinków realizowane w osłonach złączowych zainstalowanych w studniach oraz zasobnikach kablowych. </w:t>
      </w:r>
      <w:r w:rsidRPr="00E11BCA">
        <w:rPr>
          <w:rFonts w:ascii="Arial" w:eastAsia="Arial" w:hAnsi="Arial" w:cs="Arial"/>
          <w:sz w:val="20"/>
          <w:szCs w:val="20"/>
        </w:rPr>
        <w:t xml:space="preserve">Mufy złączowe kabla światłowodowego należy oznakować opaskami ostrzegawczymi w kolorze pomarańczowym z napisem: „UWAGA! </w:t>
      </w:r>
      <w:r>
        <w:rPr>
          <w:rFonts w:ascii="Arial" w:eastAsia="Arial" w:hAnsi="Arial" w:cs="Arial"/>
          <w:sz w:val="20"/>
          <w:szCs w:val="20"/>
        </w:rPr>
        <w:t>Ś</w:t>
      </w:r>
      <w:r w:rsidRPr="00E11BCA">
        <w:rPr>
          <w:rFonts w:ascii="Arial" w:eastAsia="Arial" w:hAnsi="Arial" w:cs="Arial"/>
          <w:sz w:val="20"/>
          <w:szCs w:val="20"/>
        </w:rPr>
        <w:t>WIATŁO LASEROWE”</w:t>
      </w:r>
      <w:r w:rsidR="00450F25">
        <w:rPr>
          <w:rFonts w:ascii="Arial" w:eastAsia="Arial" w:hAnsi="Arial" w:cs="Arial"/>
          <w:sz w:val="20"/>
          <w:szCs w:val="20"/>
        </w:rPr>
        <w:t>.</w:t>
      </w:r>
    </w:p>
    <w:p w14:paraId="7E2300B1" w14:textId="77777777" w:rsidR="0083518F" w:rsidRPr="00BE6069" w:rsidRDefault="00224DD5" w:rsidP="00755296">
      <w:pPr>
        <w:pStyle w:val="Podrozdzia"/>
      </w:pPr>
      <w:bookmarkStart w:id="473" w:name="_Toc85183132"/>
      <w:r>
        <w:t>3</w:t>
      </w:r>
      <w:r w:rsidR="0083518F" w:rsidRPr="00BE6069">
        <w:t>.</w:t>
      </w:r>
      <w:r w:rsidR="00755296">
        <w:t>6</w:t>
      </w:r>
      <w:r w:rsidR="0083518F" w:rsidRPr="00BE6069">
        <w:t xml:space="preserve">. </w:t>
      </w:r>
      <w:r w:rsidR="0083518F" w:rsidRPr="00755296">
        <w:t>Zakończenie</w:t>
      </w:r>
      <w:r w:rsidR="0083518F" w:rsidRPr="00BE6069">
        <w:t xml:space="preserve"> kabl</w:t>
      </w:r>
      <w:r w:rsidR="0083518F">
        <w:t>a</w:t>
      </w:r>
      <w:r w:rsidR="0083518F" w:rsidRPr="00BE6069">
        <w:t xml:space="preserve"> światłowodow</w:t>
      </w:r>
      <w:r w:rsidR="0083518F">
        <w:t>ego</w:t>
      </w:r>
      <w:bookmarkEnd w:id="473"/>
    </w:p>
    <w:p w14:paraId="1FDE91E5" w14:textId="77777777" w:rsidR="00D26716" w:rsidRPr="001D12BF" w:rsidRDefault="0083518F" w:rsidP="001D12BF">
      <w:pPr>
        <w:autoSpaceDE w:val="0"/>
        <w:autoSpaceDN w:val="0"/>
        <w:adjustRightInd w:val="0"/>
        <w:spacing w:line="360" w:lineRule="auto"/>
        <w:jc w:val="both"/>
        <w:rPr>
          <w:rFonts w:ascii="Arial" w:eastAsia="Arial" w:hAnsi="Arial" w:cs="Arial"/>
          <w:sz w:val="20"/>
          <w:szCs w:val="20"/>
        </w:rPr>
      </w:pPr>
      <w:r w:rsidRPr="005848D0">
        <w:rPr>
          <w:rFonts w:ascii="Arial" w:eastAsia="Arial" w:hAnsi="Arial" w:cs="Arial"/>
          <w:sz w:val="20"/>
          <w:szCs w:val="20"/>
        </w:rPr>
        <w:t xml:space="preserve">Kable należy zakończyć </w:t>
      </w:r>
      <w:r>
        <w:rPr>
          <w:rFonts w:ascii="Arial" w:eastAsia="Arial" w:hAnsi="Arial" w:cs="Arial"/>
          <w:sz w:val="20"/>
          <w:szCs w:val="20"/>
        </w:rPr>
        <w:t>(</w:t>
      </w:r>
      <w:r w:rsidRPr="005848D0">
        <w:rPr>
          <w:rFonts w:ascii="Arial" w:eastAsia="Arial" w:hAnsi="Arial" w:cs="Arial"/>
          <w:sz w:val="20"/>
          <w:szCs w:val="20"/>
        </w:rPr>
        <w:t>poprzez wykonanie złączy spawanych</w:t>
      </w:r>
      <w:r>
        <w:rPr>
          <w:rFonts w:ascii="Arial" w:eastAsia="Arial" w:hAnsi="Arial" w:cs="Arial"/>
          <w:sz w:val="20"/>
          <w:szCs w:val="20"/>
        </w:rPr>
        <w:t xml:space="preserve">) </w:t>
      </w:r>
      <w:r w:rsidRPr="005848D0">
        <w:rPr>
          <w:rFonts w:ascii="Arial" w:eastAsia="Arial" w:hAnsi="Arial" w:cs="Arial"/>
          <w:sz w:val="20"/>
          <w:szCs w:val="20"/>
        </w:rPr>
        <w:t xml:space="preserve">na przełącznicach światłowodowych </w:t>
      </w:r>
      <w:r>
        <w:rPr>
          <w:rFonts w:ascii="Arial" w:eastAsia="Arial" w:hAnsi="Arial" w:cs="Arial"/>
          <w:sz w:val="20"/>
          <w:szCs w:val="20"/>
        </w:rPr>
        <w:t xml:space="preserve">zlokalizowanych w </w:t>
      </w:r>
      <w:r w:rsidR="006B5C3C">
        <w:rPr>
          <w:rFonts w:ascii="Arial" w:eastAsia="Arial" w:hAnsi="Arial" w:cs="Arial"/>
          <w:sz w:val="20"/>
          <w:szCs w:val="20"/>
        </w:rPr>
        <w:t>…………………….</w:t>
      </w:r>
      <w:r w:rsidRPr="005848D0">
        <w:rPr>
          <w:rFonts w:ascii="Arial" w:eastAsia="Arial" w:hAnsi="Arial" w:cs="Arial"/>
          <w:sz w:val="20"/>
          <w:szCs w:val="20"/>
        </w:rPr>
        <w:t>.</w:t>
      </w:r>
      <w:r>
        <w:rPr>
          <w:rFonts w:ascii="Arial" w:eastAsia="Arial" w:hAnsi="Arial" w:cs="Arial"/>
          <w:sz w:val="20"/>
          <w:szCs w:val="20"/>
        </w:rPr>
        <w:t xml:space="preserve"> </w:t>
      </w:r>
      <w:r w:rsidRPr="001947AD">
        <w:rPr>
          <w:rFonts w:ascii="Arial" w:eastAsia="Arial" w:hAnsi="Arial" w:cs="Arial"/>
          <w:sz w:val="20"/>
          <w:szCs w:val="20"/>
        </w:rPr>
        <w:t>Montaż włókien kabla</w:t>
      </w:r>
      <w:r>
        <w:rPr>
          <w:rFonts w:ascii="Arial" w:eastAsia="Arial" w:hAnsi="Arial" w:cs="Arial"/>
          <w:sz w:val="20"/>
          <w:szCs w:val="20"/>
        </w:rPr>
        <w:t xml:space="preserve"> </w:t>
      </w:r>
      <w:r w:rsidRPr="001947AD">
        <w:rPr>
          <w:rFonts w:ascii="Arial" w:eastAsia="Arial" w:hAnsi="Arial" w:cs="Arial"/>
          <w:sz w:val="20"/>
          <w:szCs w:val="20"/>
        </w:rPr>
        <w:t>należy wykonać zgodnie ze schematem optycznym.</w:t>
      </w:r>
      <w:r>
        <w:rPr>
          <w:rFonts w:ascii="Arial" w:eastAsia="Arial" w:hAnsi="Arial" w:cs="Arial"/>
          <w:sz w:val="20"/>
          <w:szCs w:val="20"/>
        </w:rPr>
        <w:t xml:space="preserve"> </w:t>
      </w:r>
      <w:r w:rsidRPr="00BE6069">
        <w:rPr>
          <w:rFonts w:ascii="Arial" w:eastAsia="Arial" w:hAnsi="Arial" w:cs="Arial"/>
          <w:sz w:val="20"/>
          <w:szCs w:val="20"/>
        </w:rPr>
        <w:t>Niewykorzystane pola przełącznic nale</w:t>
      </w:r>
      <w:r>
        <w:rPr>
          <w:rFonts w:ascii="Arial" w:eastAsia="Arial" w:hAnsi="Arial" w:cs="Arial"/>
          <w:sz w:val="20"/>
          <w:szCs w:val="20"/>
        </w:rPr>
        <w:t>ż</w:t>
      </w:r>
      <w:r w:rsidRPr="00BE6069">
        <w:rPr>
          <w:rFonts w:ascii="Arial" w:eastAsia="Arial" w:hAnsi="Arial" w:cs="Arial"/>
          <w:sz w:val="20"/>
          <w:szCs w:val="20"/>
        </w:rPr>
        <w:t>y zaślepić zaślepkami.</w:t>
      </w:r>
    </w:p>
    <w:p w14:paraId="388FC0F4" w14:textId="77777777" w:rsidR="0083518F" w:rsidRDefault="00224DD5" w:rsidP="00755296">
      <w:pPr>
        <w:pStyle w:val="Podrozdzia"/>
        <w:rPr>
          <w:sz w:val="20"/>
          <w:szCs w:val="20"/>
        </w:rPr>
      </w:pPr>
      <w:bookmarkStart w:id="474" w:name="_Toc85183133"/>
      <w:r>
        <w:t>3</w:t>
      </w:r>
      <w:r w:rsidR="0083518F">
        <w:t>.</w:t>
      </w:r>
      <w:r w:rsidR="00755296">
        <w:t>7</w:t>
      </w:r>
      <w:r w:rsidR="0083518F">
        <w:t xml:space="preserve">. </w:t>
      </w:r>
      <w:r w:rsidR="0083518F" w:rsidRPr="00755296">
        <w:t>Pomiary</w:t>
      </w:r>
      <w:r w:rsidR="0083518F">
        <w:t xml:space="preserve"> kabla światłowodowego</w:t>
      </w:r>
      <w:bookmarkEnd w:id="474"/>
    </w:p>
    <w:p w14:paraId="7DEA2468" w14:textId="77777777" w:rsidR="00675F58" w:rsidRDefault="00675F58" w:rsidP="00755296">
      <w:pPr>
        <w:autoSpaceDE w:val="0"/>
        <w:autoSpaceDN w:val="0"/>
        <w:adjustRightInd w:val="0"/>
        <w:spacing w:after="120" w:line="360" w:lineRule="auto"/>
        <w:jc w:val="both"/>
        <w:rPr>
          <w:rFonts w:ascii="Arial" w:eastAsia="Arial" w:hAnsi="Arial" w:cs="Arial"/>
          <w:sz w:val="20"/>
          <w:szCs w:val="20"/>
        </w:rPr>
      </w:pPr>
      <w:r>
        <w:rPr>
          <w:rFonts w:ascii="Arial" w:eastAsia="Arial" w:hAnsi="Arial" w:cs="Arial"/>
          <w:sz w:val="20"/>
          <w:szCs w:val="20"/>
        </w:rPr>
        <w:t>W tym punkcie należy opisać sposób weryfikacji jakości kabla przed montażem zależnie od przyjętych sposobów montażu, np.:</w:t>
      </w:r>
    </w:p>
    <w:p w14:paraId="1A83ACD5" w14:textId="77777777" w:rsidR="00755296" w:rsidRDefault="00755296" w:rsidP="00755296">
      <w:pPr>
        <w:autoSpaceDE w:val="0"/>
        <w:autoSpaceDN w:val="0"/>
        <w:adjustRightInd w:val="0"/>
        <w:spacing w:after="120" w:line="360" w:lineRule="auto"/>
        <w:jc w:val="both"/>
        <w:rPr>
          <w:rFonts w:ascii="Arial" w:eastAsia="Arial" w:hAnsi="Arial" w:cs="Arial"/>
          <w:sz w:val="20"/>
          <w:szCs w:val="20"/>
        </w:rPr>
      </w:pPr>
      <w:r w:rsidRPr="00755296">
        <w:rPr>
          <w:rFonts w:ascii="Arial" w:eastAsia="Arial" w:hAnsi="Arial" w:cs="Arial"/>
          <w:sz w:val="20"/>
          <w:szCs w:val="20"/>
        </w:rPr>
        <w:t>Przed przystąpieniem do prac instalacyjnych i montażowych na linii kablowej wszystkie odcinki fabrykacyjne kabli należy poddać szczegółowym oględzinom zewnętrznym w celu wykrycia jakichkolwiek uszkodzeń, które mogły powstać podczas transportu lub przeładunku bębnów. Należy sprawdzić prawidłowość zabezpieczenia końców kabli przed zawilgoceniem oraz zabezpieczenia samych kabli na bębnach przed uszkodzeniami, zwracając także uwagę na wygięcia kabli o zbyt małym promieniu.</w:t>
      </w:r>
    </w:p>
    <w:p w14:paraId="488A3561" w14:textId="77777777" w:rsidR="0083518F" w:rsidRPr="000A10A8" w:rsidRDefault="0083518F" w:rsidP="00755296">
      <w:pPr>
        <w:autoSpaceDE w:val="0"/>
        <w:autoSpaceDN w:val="0"/>
        <w:adjustRightInd w:val="0"/>
        <w:spacing w:after="120" w:line="360" w:lineRule="auto"/>
        <w:jc w:val="both"/>
        <w:rPr>
          <w:rFonts w:ascii="Arial" w:eastAsia="Arial" w:hAnsi="Arial" w:cs="Arial"/>
          <w:sz w:val="20"/>
          <w:szCs w:val="20"/>
        </w:rPr>
      </w:pPr>
      <w:r w:rsidRPr="000A10A8">
        <w:rPr>
          <w:rFonts w:ascii="Arial" w:eastAsia="Arial" w:hAnsi="Arial" w:cs="Arial"/>
          <w:sz w:val="20"/>
          <w:szCs w:val="20"/>
        </w:rPr>
        <w:t xml:space="preserve">Do odbioru </w:t>
      </w:r>
      <w:r>
        <w:rPr>
          <w:rFonts w:ascii="Arial" w:eastAsia="Arial" w:hAnsi="Arial" w:cs="Arial"/>
          <w:sz w:val="20"/>
          <w:szCs w:val="20"/>
        </w:rPr>
        <w:t>łącza</w:t>
      </w:r>
      <w:r w:rsidRPr="000A10A8">
        <w:rPr>
          <w:rFonts w:ascii="Arial" w:eastAsia="Arial" w:hAnsi="Arial" w:cs="Arial"/>
          <w:sz w:val="20"/>
          <w:szCs w:val="20"/>
        </w:rPr>
        <w:t xml:space="preserve"> światł</w:t>
      </w:r>
      <w:r>
        <w:rPr>
          <w:rFonts w:ascii="Arial" w:eastAsia="Arial" w:hAnsi="Arial" w:cs="Arial"/>
          <w:sz w:val="20"/>
          <w:szCs w:val="20"/>
        </w:rPr>
        <w:t>owodowego</w:t>
      </w:r>
      <w:r w:rsidRPr="000A10A8">
        <w:rPr>
          <w:rFonts w:ascii="Arial" w:eastAsia="Arial" w:hAnsi="Arial" w:cs="Arial"/>
          <w:sz w:val="20"/>
          <w:szCs w:val="20"/>
        </w:rPr>
        <w:t xml:space="preserve"> </w:t>
      </w:r>
      <w:r>
        <w:rPr>
          <w:rFonts w:ascii="Arial" w:eastAsia="Arial" w:hAnsi="Arial" w:cs="Arial"/>
          <w:sz w:val="20"/>
          <w:szCs w:val="20"/>
        </w:rPr>
        <w:t xml:space="preserve">należy </w:t>
      </w:r>
      <w:r w:rsidRPr="000A10A8">
        <w:rPr>
          <w:rFonts w:ascii="Arial" w:eastAsia="Arial" w:hAnsi="Arial" w:cs="Arial"/>
          <w:sz w:val="20"/>
          <w:szCs w:val="20"/>
        </w:rPr>
        <w:t>wykonać następujące pomiary:</w:t>
      </w:r>
    </w:p>
    <w:p w14:paraId="792EA772" w14:textId="77777777" w:rsidR="0083518F" w:rsidRPr="000A10A8" w:rsidRDefault="0083518F" w:rsidP="00A9662A">
      <w:pPr>
        <w:pStyle w:val="Akapitzlist"/>
        <w:numPr>
          <w:ilvl w:val="0"/>
          <w:numId w:val="4"/>
        </w:numPr>
        <w:autoSpaceDE w:val="0"/>
        <w:autoSpaceDN w:val="0"/>
        <w:adjustRightInd w:val="0"/>
        <w:spacing w:after="0" w:line="360" w:lineRule="auto"/>
        <w:jc w:val="both"/>
        <w:rPr>
          <w:rFonts w:ascii="Arial" w:eastAsia="Arial" w:hAnsi="Arial" w:cs="Arial"/>
          <w:sz w:val="20"/>
          <w:szCs w:val="20"/>
        </w:rPr>
      </w:pPr>
      <w:r w:rsidRPr="000A10A8">
        <w:rPr>
          <w:rFonts w:ascii="Arial" w:eastAsia="Arial" w:hAnsi="Arial" w:cs="Arial"/>
          <w:sz w:val="20"/>
          <w:szCs w:val="20"/>
        </w:rPr>
        <w:t>pomiary właściwości transmisyjnych torów światłowodowych metodą</w:t>
      </w:r>
      <w:r>
        <w:rPr>
          <w:rFonts w:ascii="Arial" w:eastAsia="Arial" w:hAnsi="Arial" w:cs="Arial"/>
          <w:sz w:val="20"/>
          <w:szCs w:val="20"/>
        </w:rPr>
        <w:t xml:space="preserve"> </w:t>
      </w:r>
      <w:r w:rsidRPr="000A10A8">
        <w:rPr>
          <w:rFonts w:ascii="Arial" w:eastAsia="Arial" w:hAnsi="Arial" w:cs="Arial"/>
          <w:sz w:val="20"/>
          <w:szCs w:val="20"/>
        </w:rPr>
        <w:t>reflektometryczną, pomiary wykonać na wszystkich włóknach dla fal 1310 nm i</w:t>
      </w:r>
      <w:r>
        <w:rPr>
          <w:rFonts w:ascii="Arial" w:eastAsia="Arial" w:hAnsi="Arial" w:cs="Arial"/>
          <w:sz w:val="20"/>
          <w:szCs w:val="20"/>
        </w:rPr>
        <w:t xml:space="preserve"> </w:t>
      </w:r>
      <w:r w:rsidRPr="000A10A8">
        <w:rPr>
          <w:rFonts w:ascii="Arial" w:eastAsia="Arial" w:hAnsi="Arial" w:cs="Arial"/>
          <w:sz w:val="20"/>
          <w:szCs w:val="20"/>
        </w:rPr>
        <w:t>1550 nm, z obydwu stron odcinka, pomiędzy przełącznicami światłowodowymi;</w:t>
      </w:r>
    </w:p>
    <w:p w14:paraId="0DDABF1F" w14:textId="77777777" w:rsidR="0083518F" w:rsidRPr="000A10A8" w:rsidRDefault="0083518F" w:rsidP="00A9662A">
      <w:pPr>
        <w:pStyle w:val="Akapitzlist"/>
        <w:numPr>
          <w:ilvl w:val="0"/>
          <w:numId w:val="4"/>
        </w:numPr>
        <w:autoSpaceDE w:val="0"/>
        <w:autoSpaceDN w:val="0"/>
        <w:adjustRightInd w:val="0"/>
        <w:spacing w:after="0" w:line="360" w:lineRule="auto"/>
        <w:jc w:val="both"/>
        <w:rPr>
          <w:rFonts w:ascii="Arial" w:eastAsia="Arial" w:hAnsi="Arial" w:cs="Arial"/>
          <w:sz w:val="20"/>
          <w:szCs w:val="20"/>
        </w:rPr>
      </w:pPr>
      <w:r w:rsidRPr="000A10A8">
        <w:rPr>
          <w:rFonts w:ascii="Arial" w:eastAsia="Arial" w:hAnsi="Arial" w:cs="Arial"/>
          <w:sz w:val="20"/>
          <w:szCs w:val="20"/>
        </w:rPr>
        <w:t>pomiary reflektometryczne na zmontowanej linii powinny umożliwić określenie:</w:t>
      </w:r>
    </w:p>
    <w:p w14:paraId="1BE2C1BC" w14:textId="77777777" w:rsidR="0083518F" w:rsidRPr="000A10A8" w:rsidRDefault="0083518F" w:rsidP="00A9662A">
      <w:pPr>
        <w:pStyle w:val="Akapitzlist"/>
        <w:numPr>
          <w:ilvl w:val="1"/>
          <w:numId w:val="5"/>
        </w:numPr>
        <w:autoSpaceDE w:val="0"/>
        <w:autoSpaceDN w:val="0"/>
        <w:adjustRightInd w:val="0"/>
        <w:spacing w:after="0" w:line="360" w:lineRule="auto"/>
        <w:jc w:val="both"/>
        <w:rPr>
          <w:rFonts w:ascii="Arial" w:eastAsia="Arial" w:hAnsi="Arial" w:cs="Arial"/>
          <w:sz w:val="20"/>
          <w:szCs w:val="20"/>
        </w:rPr>
      </w:pPr>
      <w:r w:rsidRPr="000A10A8">
        <w:rPr>
          <w:rFonts w:ascii="Arial" w:eastAsia="Arial" w:hAnsi="Arial" w:cs="Arial"/>
          <w:sz w:val="20"/>
          <w:szCs w:val="20"/>
        </w:rPr>
        <w:t>całkowitej długości optycznej linii,</w:t>
      </w:r>
    </w:p>
    <w:p w14:paraId="652F08FC" w14:textId="77777777" w:rsidR="0083518F" w:rsidRPr="000A10A8" w:rsidRDefault="0083518F" w:rsidP="00A9662A">
      <w:pPr>
        <w:pStyle w:val="Akapitzlist"/>
        <w:numPr>
          <w:ilvl w:val="1"/>
          <w:numId w:val="5"/>
        </w:numPr>
        <w:autoSpaceDE w:val="0"/>
        <w:autoSpaceDN w:val="0"/>
        <w:adjustRightInd w:val="0"/>
        <w:spacing w:after="0" w:line="360" w:lineRule="auto"/>
        <w:jc w:val="both"/>
        <w:rPr>
          <w:rFonts w:ascii="Arial" w:eastAsia="Arial" w:hAnsi="Arial" w:cs="Arial"/>
          <w:sz w:val="20"/>
          <w:szCs w:val="20"/>
        </w:rPr>
      </w:pPr>
      <w:r w:rsidRPr="000A10A8">
        <w:rPr>
          <w:rFonts w:ascii="Arial" w:eastAsia="Arial" w:hAnsi="Arial" w:cs="Arial"/>
          <w:sz w:val="20"/>
          <w:szCs w:val="20"/>
        </w:rPr>
        <w:t>całkowitej tłumienności linii,</w:t>
      </w:r>
    </w:p>
    <w:p w14:paraId="58789485" w14:textId="77777777" w:rsidR="0083518F" w:rsidRPr="000A10A8" w:rsidRDefault="0083518F" w:rsidP="00A9662A">
      <w:pPr>
        <w:pStyle w:val="Akapitzlist"/>
        <w:numPr>
          <w:ilvl w:val="1"/>
          <w:numId w:val="5"/>
        </w:numPr>
        <w:autoSpaceDE w:val="0"/>
        <w:autoSpaceDN w:val="0"/>
        <w:adjustRightInd w:val="0"/>
        <w:spacing w:after="0" w:line="360" w:lineRule="auto"/>
        <w:jc w:val="both"/>
        <w:rPr>
          <w:rFonts w:ascii="Arial" w:eastAsia="Arial" w:hAnsi="Arial" w:cs="Arial"/>
          <w:sz w:val="20"/>
          <w:szCs w:val="20"/>
        </w:rPr>
      </w:pPr>
      <w:r w:rsidRPr="000A10A8">
        <w:rPr>
          <w:rFonts w:ascii="Arial" w:eastAsia="Arial" w:hAnsi="Arial" w:cs="Arial"/>
          <w:sz w:val="20"/>
          <w:szCs w:val="20"/>
        </w:rPr>
        <w:t>tłumienności jednostkowej całej linii i jej odcinków składowych,</w:t>
      </w:r>
    </w:p>
    <w:p w14:paraId="24E69E84" w14:textId="77777777" w:rsidR="00755296" w:rsidRPr="00755296" w:rsidRDefault="0083518F" w:rsidP="00755296">
      <w:pPr>
        <w:pStyle w:val="Akapitzlist"/>
        <w:numPr>
          <w:ilvl w:val="1"/>
          <w:numId w:val="5"/>
        </w:numPr>
        <w:autoSpaceDE w:val="0"/>
        <w:autoSpaceDN w:val="0"/>
        <w:adjustRightInd w:val="0"/>
        <w:spacing w:after="120" w:line="360" w:lineRule="auto"/>
        <w:ind w:left="1434" w:hanging="357"/>
        <w:contextualSpacing w:val="0"/>
        <w:jc w:val="both"/>
        <w:rPr>
          <w:rFonts w:ascii="Arial" w:eastAsia="Arial" w:hAnsi="Arial" w:cs="Arial"/>
          <w:sz w:val="20"/>
          <w:szCs w:val="20"/>
        </w:rPr>
      </w:pPr>
      <w:r w:rsidRPr="000A10A8">
        <w:rPr>
          <w:rFonts w:ascii="Arial" w:eastAsia="Arial" w:hAnsi="Arial" w:cs="Arial"/>
          <w:sz w:val="20"/>
          <w:szCs w:val="20"/>
        </w:rPr>
        <w:t>tłumienności połączeń;</w:t>
      </w:r>
      <w:bookmarkStart w:id="475" w:name="page16"/>
      <w:bookmarkEnd w:id="475"/>
    </w:p>
    <w:p w14:paraId="3E5BEC85" w14:textId="77777777" w:rsidR="001A5855" w:rsidRPr="00E63775" w:rsidRDefault="001A5855" w:rsidP="00E63775">
      <w:pPr>
        <w:spacing w:line="360" w:lineRule="auto"/>
        <w:jc w:val="both"/>
        <w:rPr>
          <w:rFonts w:ascii="Arial" w:hAnsi="Arial" w:cs="Arial"/>
          <w:sz w:val="20"/>
          <w:szCs w:val="20"/>
        </w:rPr>
      </w:pPr>
      <w:r w:rsidRPr="00E63775">
        <w:rPr>
          <w:rFonts w:ascii="Arial" w:hAnsi="Arial" w:cs="Arial"/>
          <w:sz w:val="20"/>
          <w:szCs w:val="20"/>
        </w:rPr>
        <w:t>Uzyskanie wyników pomiarów mieszczących się w granicach przyjętych założeń stanowi podstawę do oddania zbudowanego łączą światłowodowego do użytku.</w:t>
      </w:r>
    </w:p>
    <w:p w14:paraId="678D777E" w14:textId="77777777" w:rsidR="00A11259" w:rsidRDefault="00224DD5" w:rsidP="00D32C63">
      <w:pPr>
        <w:pStyle w:val="Podrozdzia"/>
      </w:pPr>
      <w:bookmarkStart w:id="476" w:name="_Toc85183134"/>
      <w:r>
        <w:t>3</w:t>
      </w:r>
      <w:r w:rsidR="00D32C63">
        <w:t>.8</w:t>
      </w:r>
      <w:r w:rsidR="00D32C63" w:rsidRPr="00F51163">
        <w:t xml:space="preserve">. </w:t>
      </w:r>
      <w:r w:rsidR="00A11259">
        <w:t>Znakowanie</w:t>
      </w:r>
      <w:bookmarkEnd w:id="476"/>
    </w:p>
    <w:p w14:paraId="392DFA0F" w14:textId="77777777" w:rsidR="00A11259" w:rsidRPr="00A11259" w:rsidRDefault="00A11259" w:rsidP="00A11259">
      <w:pPr>
        <w:autoSpaceDE w:val="0"/>
        <w:autoSpaceDN w:val="0"/>
        <w:adjustRightInd w:val="0"/>
        <w:spacing w:line="360" w:lineRule="auto"/>
        <w:jc w:val="both"/>
        <w:rPr>
          <w:rFonts w:ascii="Arial" w:eastAsia="Arial" w:hAnsi="Arial" w:cs="Arial"/>
          <w:bCs/>
          <w:sz w:val="20"/>
          <w:szCs w:val="20"/>
        </w:rPr>
      </w:pPr>
      <w:r w:rsidRPr="00A11259">
        <w:rPr>
          <w:rFonts w:ascii="Arial" w:eastAsia="Arial" w:hAnsi="Arial" w:cs="Arial"/>
          <w:sz w:val="20"/>
          <w:szCs w:val="20"/>
        </w:rPr>
        <w:t>Dla identyfikacji kabli w studniach kablowych, zasobnikach, na rurach rurociągu</w:t>
      </w:r>
      <w:r>
        <w:rPr>
          <w:rFonts w:ascii="Arial" w:eastAsia="Arial" w:hAnsi="Arial" w:cs="Arial"/>
          <w:sz w:val="20"/>
          <w:szCs w:val="20"/>
        </w:rPr>
        <w:t xml:space="preserve"> </w:t>
      </w:r>
      <w:r w:rsidRPr="00A11259">
        <w:rPr>
          <w:rFonts w:ascii="Arial" w:eastAsia="Arial" w:hAnsi="Arial" w:cs="Arial"/>
          <w:sz w:val="20"/>
          <w:szCs w:val="20"/>
        </w:rPr>
        <w:t>kablowego, należy mocować tabliczki identyfikacyjne z czytelnym napisem informującym o</w:t>
      </w:r>
      <w:r>
        <w:rPr>
          <w:rFonts w:ascii="Arial" w:eastAsia="Arial" w:hAnsi="Arial" w:cs="Arial"/>
          <w:sz w:val="20"/>
          <w:szCs w:val="20"/>
        </w:rPr>
        <w:t xml:space="preserve"> </w:t>
      </w:r>
      <w:r w:rsidRPr="00A11259">
        <w:rPr>
          <w:rFonts w:ascii="Arial" w:eastAsia="Arial" w:hAnsi="Arial" w:cs="Arial"/>
          <w:sz w:val="20"/>
          <w:szCs w:val="20"/>
        </w:rPr>
        <w:t>właścicielu kabla, typie kabla oraz numerze paszportyzacyjnym linii. Tabliczki powinny być</w:t>
      </w:r>
      <w:r>
        <w:rPr>
          <w:rFonts w:ascii="Arial" w:eastAsia="Arial" w:hAnsi="Arial" w:cs="Arial"/>
          <w:sz w:val="20"/>
          <w:szCs w:val="20"/>
        </w:rPr>
        <w:t xml:space="preserve"> </w:t>
      </w:r>
      <w:r w:rsidRPr="00A11259">
        <w:rPr>
          <w:rFonts w:ascii="Arial" w:eastAsia="Arial" w:hAnsi="Arial" w:cs="Arial"/>
          <w:sz w:val="20"/>
          <w:szCs w:val="20"/>
        </w:rPr>
        <w:t>trwale chronione przed dostępem wilgoci (np. laminowane). Przywieszki powinny być</w:t>
      </w:r>
      <w:r>
        <w:rPr>
          <w:rFonts w:ascii="Arial" w:eastAsia="Arial" w:hAnsi="Arial" w:cs="Arial"/>
          <w:sz w:val="20"/>
          <w:szCs w:val="20"/>
        </w:rPr>
        <w:t xml:space="preserve"> </w:t>
      </w:r>
      <w:r w:rsidRPr="00A11259">
        <w:rPr>
          <w:rFonts w:ascii="Arial" w:eastAsia="Arial" w:hAnsi="Arial" w:cs="Arial"/>
          <w:sz w:val="20"/>
          <w:szCs w:val="20"/>
        </w:rPr>
        <w:t>umieszczone na rurach w każdej studni kablowej. Przewieszki ostrzegające o</w:t>
      </w:r>
      <w:r>
        <w:rPr>
          <w:rFonts w:ascii="Arial" w:eastAsia="Arial" w:hAnsi="Arial" w:cs="Arial"/>
          <w:sz w:val="20"/>
          <w:szCs w:val="20"/>
        </w:rPr>
        <w:t xml:space="preserve"> </w:t>
      </w:r>
      <w:r w:rsidRPr="00A11259">
        <w:rPr>
          <w:rFonts w:ascii="Arial" w:eastAsia="Arial" w:hAnsi="Arial" w:cs="Arial"/>
          <w:sz w:val="20"/>
          <w:szCs w:val="20"/>
        </w:rPr>
        <w:t xml:space="preserve">promieniowaniu laserowym, w kolorze żółtym, powinny być umieszczane przy urządzeniach laserowych oraz na kablach światłowodowych. Wzory przywieszek ostrzegawczych oraz identyfikacyjnych zostały zamieszczone w niniejszej dokumentacji. Rury rurociągu </w:t>
      </w:r>
      <w:r w:rsidRPr="00A11259">
        <w:rPr>
          <w:rFonts w:ascii="Arial" w:eastAsia="Arial" w:hAnsi="Arial" w:cs="Arial"/>
          <w:bCs/>
          <w:sz w:val="20"/>
          <w:szCs w:val="20"/>
        </w:rPr>
        <w:t>kablowego powinny zawierać nadruki zawierające informacje o ich właścicielu: ……… (wersja pełna)</w:t>
      </w:r>
    </w:p>
    <w:p w14:paraId="33DEF0C2" w14:textId="77777777" w:rsidR="00A11259" w:rsidRPr="00A11259" w:rsidRDefault="00A11259" w:rsidP="00A11259">
      <w:pPr>
        <w:autoSpaceDE w:val="0"/>
        <w:autoSpaceDN w:val="0"/>
        <w:adjustRightInd w:val="0"/>
        <w:spacing w:line="360" w:lineRule="auto"/>
        <w:jc w:val="both"/>
        <w:rPr>
          <w:b/>
          <w:bCs/>
          <w:sz w:val="20"/>
          <w:szCs w:val="20"/>
        </w:rPr>
      </w:pPr>
    </w:p>
    <w:p w14:paraId="0AC71E1E" w14:textId="77777777" w:rsidR="00D32C63" w:rsidRPr="00755296" w:rsidRDefault="00A11259" w:rsidP="00D32C63">
      <w:pPr>
        <w:pStyle w:val="Podrozdzia"/>
      </w:pPr>
      <w:bookmarkStart w:id="477" w:name="_Toc85183135"/>
      <w:r>
        <w:t xml:space="preserve">3.9. </w:t>
      </w:r>
      <w:r w:rsidR="00D32C63" w:rsidRPr="00F51163">
        <w:t xml:space="preserve">Uwagi </w:t>
      </w:r>
      <w:r w:rsidR="00D32C63">
        <w:t>dodatkowe</w:t>
      </w:r>
      <w:bookmarkEnd w:id="477"/>
    </w:p>
    <w:p w14:paraId="13DB1DFF" w14:textId="77777777" w:rsidR="00675F58" w:rsidRDefault="00675F58" w:rsidP="00D32C63">
      <w:pPr>
        <w:spacing w:after="60" w:line="360" w:lineRule="auto"/>
        <w:ind w:right="40"/>
        <w:jc w:val="both"/>
        <w:rPr>
          <w:rFonts w:ascii="Arial" w:eastAsia="Arial" w:hAnsi="Arial" w:cs="Arial"/>
          <w:sz w:val="20"/>
          <w:szCs w:val="20"/>
        </w:rPr>
      </w:pPr>
      <w:r>
        <w:rPr>
          <w:rFonts w:ascii="Arial" w:eastAsia="Arial" w:hAnsi="Arial" w:cs="Arial"/>
          <w:sz w:val="20"/>
          <w:szCs w:val="20"/>
        </w:rPr>
        <w:t>W tym punkcie należy zamieścić wszelkie uwagi dodatkowe wpływające np. na jakość i bezpieczeństwo prowadzenia robót, np.:</w:t>
      </w:r>
    </w:p>
    <w:p w14:paraId="581A82D9" w14:textId="77777777" w:rsidR="00D32C63" w:rsidRDefault="00D32C63" w:rsidP="00D32C63">
      <w:pPr>
        <w:spacing w:after="60" w:line="360" w:lineRule="auto"/>
        <w:ind w:right="40"/>
        <w:jc w:val="both"/>
        <w:rPr>
          <w:sz w:val="20"/>
          <w:szCs w:val="20"/>
        </w:rPr>
      </w:pPr>
      <w:r w:rsidRPr="00F51163">
        <w:rPr>
          <w:rFonts w:ascii="Arial" w:eastAsia="Arial" w:hAnsi="Arial" w:cs="Arial"/>
          <w:sz w:val="20"/>
          <w:szCs w:val="20"/>
        </w:rPr>
        <w:t xml:space="preserve">Rozpoczęcie i prowadzenie robót </w:t>
      </w:r>
      <w:r>
        <w:rPr>
          <w:rFonts w:ascii="Arial" w:eastAsia="Arial" w:hAnsi="Arial" w:cs="Arial"/>
          <w:sz w:val="20"/>
          <w:szCs w:val="20"/>
        </w:rPr>
        <w:t>po</w:t>
      </w:r>
      <w:r w:rsidRPr="00F51163">
        <w:rPr>
          <w:rFonts w:ascii="Arial" w:eastAsia="Arial" w:hAnsi="Arial" w:cs="Arial"/>
          <w:sz w:val="20"/>
          <w:szCs w:val="20"/>
        </w:rPr>
        <w:t>winno odbywać się zgodnie z obowiązującymi przepisami i uzgodnieniami, normami i zasadami wiedzy technicznej oraz z zachowaniem obowiązujących zasad BHP.</w:t>
      </w:r>
      <w:r>
        <w:rPr>
          <w:sz w:val="20"/>
          <w:szCs w:val="20"/>
        </w:rPr>
        <w:t xml:space="preserve"> </w:t>
      </w:r>
    </w:p>
    <w:p w14:paraId="0C1A960D" w14:textId="77777777" w:rsidR="00D32C63" w:rsidRDefault="00D32C63" w:rsidP="00D32C63">
      <w:pPr>
        <w:spacing w:after="60" w:line="360" w:lineRule="auto"/>
        <w:ind w:right="40"/>
        <w:jc w:val="both"/>
        <w:rPr>
          <w:sz w:val="20"/>
          <w:szCs w:val="20"/>
        </w:rPr>
      </w:pPr>
      <w:r w:rsidRPr="00F51163">
        <w:rPr>
          <w:rFonts w:ascii="Arial" w:eastAsia="Arial" w:hAnsi="Arial" w:cs="Arial"/>
          <w:sz w:val="20"/>
          <w:szCs w:val="20"/>
        </w:rPr>
        <w:t xml:space="preserve">Kierujący robotami </w:t>
      </w:r>
      <w:r>
        <w:rPr>
          <w:rFonts w:ascii="Arial" w:eastAsia="Arial" w:hAnsi="Arial" w:cs="Arial"/>
          <w:sz w:val="20"/>
          <w:szCs w:val="20"/>
        </w:rPr>
        <w:t>po</w:t>
      </w:r>
      <w:r w:rsidRPr="00F51163">
        <w:rPr>
          <w:rFonts w:ascii="Arial" w:eastAsia="Arial" w:hAnsi="Arial" w:cs="Arial"/>
          <w:sz w:val="20"/>
          <w:szCs w:val="20"/>
        </w:rPr>
        <w:t>winien ściśle przestrzegać wydanych uzgodnień i zawartych</w:t>
      </w:r>
      <w:r>
        <w:rPr>
          <w:sz w:val="20"/>
          <w:szCs w:val="20"/>
        </w:rPr>
        <w:t xml:space="preserve"> </w:t>
      </w:r>
      <w:r w:rsidRPr="00F51163">
        <w:rPr>
          <w:rFonts w:ascii="Arial" w:hAnsi="Arial" w:cs="Arial"/>
          <w:sz w:val="20"/>
          <w:szCs w:val="20"/>
        </w:rPr>
        <w:t>w</w:t>
      </w:r>
      <w:r>
        <w:rPr>
          <w:sz w:val="20"/>
          <w:szCs w:val="20"/>
        </w:rPr>
        <w:t xml:space="preserve"> </w:t>
      </w:r>
      <w:r w:rsidRPr="00F51163">
        <w:rPr>
          <w:rFonts w:ascii="Arial" w:eastAsia="Arial" w:hAnsi="Arial" w:cs="Arial"/>
          <w:sz w:val="20"/>
          <w:szCs w:val="20"/>
        </w:rPr>
        <w:t xml:space="preserve">nich obostrzeń. Przed przystąpieniem do robót ziemnych kierujący robotami </w:t>
      </w:r>
      <w:r>
        <w:rPr>
          <w:rFonts w:ascii="Arial" w:eastAsia="Arial" w:hAnsi="Arial" w:cs="Arial"/>
          <w:sz w:val="20"/>
          <w:szCs w:val="20"/>
        </w:rPr>
        <w:t>po</w:t>
      </w:r>
      <w:r w:rsidRPr="00F51163">
        <w:rPr>
          <w:rFonts w:ascii="Arial" w:eastAsia="Arial" w:hAnsi="Arial" w:cs="Arial"/>
          <w:sz w:val="20"/>
          <w:szCs w:val="20"/>
        </w:rPr>
        <w:t>winien szczegółowo zapoznać się z usytuowaniem urządzeń podziemnych wykazanych na zaktualizowanej mapie geodezyjnej, oraz zapewnić wytyczenie</w:t>
      </w:r>
      <w:r>
        <w:rPr>
          <w:sz w:val="20"/>
          <w:szCs w:val="20"/>
        </w:rPr>
        <w:t xml:space="preserve"> </w:t>
      </w:r>
      <w:r w:rsidRPr="00F51163">
        <w:rPr>
          <w:rFonts w:ascii="Arial" w:eastAsia="Arial" w:hAnsi="Arial" w:cs="Arial"/>
          <w:sz w:val="20"/>
          <w:szCs w:val="20"/>
        </w:rPr>
        <w:t>trasy przez uprawnione słu</w:t>
      </w:r>
      <w:r>
        <w:rPr>
          <w:rFonts w:ascii="Arial" w:eastAsia="Arial" w:hAnsi="Arial" w:cs="Arial"/>
          <w:sz w:val="20"/>
          <w:szCs w:val="20"/>
        </w:rPr>
        <w:t>ż</w:t>
      </w:r>
      <w:r w:rsidRPr="00F51163">
        <w:rPr>
          <w:rFonts w:ascii="Arial" w:eastAsia="Arial" w:hAnsi="Arial" w:cs="Arial"/>
          <w:sz w:val="20"/>
          <w:szCs w:val="20"/>
        </w:rPr>
        <w:t>by geodezyjne.</w:t>
      </w:r>
      <w:r>
        <w:rPr>
          <w:sz w:val="20"/>
          <w:szCs w:val="20"/>
        </w:rPr>
        <w:t xml:space="preserve"> </w:t>
      </w:r>
    </w:p>
    <w:p w14:paraId="72FB34AE" w14:textId="77777777" w:rsidR="00D32C63" w:rsidRDefault="00D32C63" w:rsidP="00D32C63">
      <w:pPr>
        <w:spacing w:after="60" w:line="360" w:lineRule="auto"/>
        <w:ind w:right="40"/>
        <w:jc w:val="both"/>
        <w:rPr>
          <w:sz w:val="20"/>
          <w:szCs w:val="20"/>
        </w:rPr>
      </w:pPr>
      <w:r w:rsidRPr="00F51163">
        <w:rPr>
          <w:rFonts w:ascii="Arial" w:hAnsi="Arial" w:cs="Arial"/>
          <w:sz w:val="20"/>
          <w:szCs w:val="20"/>
        </w:rPr>
        <w:t>W</w:t>
      </w:r>
      <w:r>
        <w:rPr>
          <w:sz w:val="20"/>
          <w:szCs w:val="20"/>
        </w:rPr>
        <w:t xml:space="preserve"> </w:t>
      </w:r>
      <w:r w:rsidRPr="00F51163">
        <w:rPr>
          <w:rFonts w:ascii="Arial" w:eastAsia="Arial" w:hAnsi="Arial" w:cs="Arial"/>
          <w:sz w:val="20"/>
          <w:szCs w:val="20"/>
        </w:rPr>
        <w:t>czasie prowadzenia robót ziemnych nale</w:t>
      </w:r>
      <w:r>
        <w:rPr>
          <w:rFonts w:ascii="Arial" w:eastAsia="Arial" w:hAnsi="Arial" w:cs="Arial"/>
          <w:sz w:val="20"/>
          <w:szCs w:val="20"/>
        </w:rPr>
        <w:t>ż</w:t>
      </w:r>
      <w:r w:rsidRPr="00F51163">
        <w:rPr>
          <w:rFonts w:ascii="Arial" w:eastAsia="Arial" w:hAnsi="Arial" w:cs="Arial"/>
          <w:sz w:val="20"/>
          <w:szCs w:val="20"/>
        </w:rPr>
        <w:t>y zachować ostro</w:t>
      </w:r>
      <w:r>
        <w:rPr>
          <w:rFonts w:ascii="Arial" w:eastAsia="Arial" w:hAnsi="Arial" w:cs="Arial"/>
          <w:sz w:val="20"/>
          <w:szCs w:val="20"/>
        </w:rPr>
        <w:t>ż</w:t>
      </w:r>
      <w:r w:rsidRPr="00F51163">
        <w:rPr>
          <w:rFonts w:ascii="Arial" w:eastAsia="Arial" w:hAnsi="Arial" w:cs="Arial"/>
          <w:sz w:val="20"/>
          <w:szCs w:val="20"/>
        </w:rPr>
        <w:t>ność ze względu na mo</w:t>
      </w:r>
      <w:r>
        <w:rPr>
          <w:rFonts w:ascii="Arial" w:eastAsia="Arial" w:hAnsi="Arial" w:cs="Arial"/>
          <w:sz w:val="20"/>
          <w:szCs w:val="20"/>
        </w:rPr>
        <w:t>ż</w:t>
      </w:r>
      <w:r w:rsidRPr="00F51163">
        <w:rPr>
          <w:rFonts w:ascii="Arial" w:eastAsia="Arial" w:hAnsi="Arial" w:cs="Arial"/>
          <w:sz w:val="20"/>
          <w:szCs w:val="20"/>
        </w:rPr>
        <w:t>liwość napotkania niewykazanych urządzeń podziemnych.</w:t>
      </w:r>
      <w:r>
        <w:rPr>
          <w:sz w:val="20"/>
          <w:szCs w:val="20"/>
        </w:rPr>
        <w:t xml:space="preserve"> </w:t>
      </w:r>
      <w:r w:rsidRPr="00F51163">
        <w:rPr>
          <w:rFonts w:ascii="Arial" w:eastAsia="Arial" w:hAnsi="Arial" w:cs="Arial"/>
          <w:sz w:val="20"/>
          <w:szCs w:val="20"/>
        </w:rPr>
        <w:t>W rejonie zbli</w:t>
      </w:r>
      <w:r>
        <w:rPr>
          <w:rFonts w:ascii="Arial" w:eastAsia="Arial" w:hAnsi="Arial" w:cs="Arial"/>
          <w:sz w:val="20"/>
          <w:szCs w:val="20"/>
        </w:rPr>
        <w:t>ż</w:t>
      </w:r>
      <w:r w:rsidRPr="00F51163">
        <w:rPr>
          <w:rFonts w:ascii="Arial" w:eastAsia="Arial" w:hAnsi="Arial" w:cs="Arial"/>
          <w:sz w:val="20"/>
          <w:szCs w:val="20"/>
        </w:rPr>
        <w:t>eń i skrzy</w:t>
      </w:r>
      <w:r>
        <w:rPr>
          <w:rFonts w:ascii="Arial" w:eastAsia="Arial" w:hAnsi="Arial" w:cs="Arial"/>
          <w:sz w:val="20"/>
          <w:szCs w:val="20"/>
        </w:rPr>
        <w:t>ż</w:t>
      </w:r>
      <w:r w:rsidRPr="00F51163">
        <w:rPr>
          <w:rFonts w:ascii="Arial" w:eastAsia="Arial" w:hAnsi="Arial" w:cs="Arial"/>
          <w:sz w:val="20"/>
          <w:szCs w:val="20"/>
        </w:rPr>
        <w:t>owań projektowanej inwestycji z uzbrojeniem podziemnym wszelkie prace ziemne nale</w:t>
      </w:r>
      <w:r>
        <w:rPr>
          <w:rFonts w:ascii="Arial" w:eastAsia="Arial" w:hAnsi="Arial" w:cs="Arial"/>
          <w:sz w:val="20"/>
          <w:szCs w:val="20"/>
        </w:rPr>
        <w:t>ż</w:t>
      </w:r>
      <w:r w:rsidRPr="00F51163">
        <w:rPr>
          <w:rFonts w:ascii="Arial" w:eastAsia="Arial" w:hAnsi="Arial" w:cs="Arial"/>
          <w:sz w:val="20"/>
          <w:szCs w:val="20"/>
        </w:rPr>
        <w:t>y wykonywać ręcznie i pod nadzorem,</w:t>
      </w:r>
      <w:r>
        <w:rPr>
          <w:sz w:val="20"/>
          <w:szCs w:val="20"/>
        </w:rPr>
        <w:t xml:space="preserve"> </w:t>
      </w:r>
      <w:r w:rsidRPr="00F51163">
        <w:rPr>
          <w:rFonts w:ascii="Arial" w:eastAsia="Arial" w:hAnsi="Arial" w:cs="Arial"/>
          <w:sz w:val="20"/>
          <w:szCs w:val="20"/>
        </w:rPr>
        <w:t>stosując się do zaleceń wydanych w uzgodnieniach i na przekazaniu placu budowy.</w:t>
      </w:r>
      <w:r>
        <w:rPr>
          <w:sz w:val="20"/>
          <w:szCs w:val="20"/>
        </w:rPr>
        <w:t xml:space="preserve"> </w:t>
      </w:r>
    </w:p>
    <w:p w14:paraId="2A20EDC0" w14:textId="77777777" w:rsidR="00D32C63" w:rsidRPr="00F51163" w:rsidRDefault="00D32C63" w:rsidP="00D32C63">
      <w:pPr>
        <w:spacing w:after="60" w:line="360" w:lineRule="auto"/>
        <w:ind w:right="40"/>
        <w:jc w:val="both"/>
        <w:rPr>
          <w:sz w:val="20"/>
          <w:szCs w:val="20"/>
        </w:rPr>
      </w:pPr>
      <w:r w:rsidRPr="00F51163">
        <w:rPr>
          <w:rFonts w:ascii="Arial" w:eastAsia="Arial" w:hAnsi="Arial" w:cs="Arial"/>
          <w:sz w:val="20"/>
          <w:szCs w:val="20"/>
        </w:rPr>
        <w:t>Teren robót ziemnych, rowy i wykopy powinny być w sposób widoczny zabezpieczone i oznakowane. Wykopy przebiegające wzdłu</w:t>
      </w:r>
      <w:r>
        <w:rPr>
          <w:rFonts w:ascii="Arial" w:eastAsia="Arial" w:hAnsi="Arial" w:cs="Arial"/>
          <w:sz w:val="20"/>
          <w:szCs w:val="20"/>
        </w:rPr>
        <w:t>ż</w:t>
      </w:r>
      <w:r w:rsidRPr="00F51163">
        <w:rPr>
          <w:rFonts w:ascii="Arial" w:eastAsia="Arial" w:hAnsi="Arial" w:cs="Arial"/>
          <w:sz w:val="20"/>
          <w:szCs w:val="20"/>
        </w:rPr>
        <w:t xml:space="preserve"> budynków wykonywać odcinkami nie dłu</w:t>
      </w:r>
      <w:r>
        <w:rPr>
          <w:rFonts w:ascii="Arial" w:eastAsia="Arial" w:hAnsi="Arial" w:cs="Arial"/>
          <w:sz w:val="20"/>
          <w:szCs w:val="20"/>
        </w:rPr>
        <w:t>ż</w:t>
      </w:r>
      <w:r w:rsidRPr="00F51163">
        <w:rPr>
          <w:rFonts w:ascii="Arial" w:eastAsia="Arial" w:hAnsi="Arial" w:cs="Arial"/>
          <w:sz w:val="20"/>
          <w:szCs w:val="20"/>
        </w:rPr>
        <w:t>szymi ni</w:t>
      </w:r>
      <w:r>
        <w:rPr>
          <w:rFonts w:ascii="Arial" w:eastAsia="Arial" w:hAnsi="Arial" w:cs="Arial"/>
          <w:sz w:val="20"/>
          <w:szCs w:val="20"/>
        </w:rPr>
        <w:t>ż</w:t>
      </w:r>
      <w:r w:rsidRPr="00F51163">
        <w:rPr>
          <w:rFonts w:ascii="Arial" w:eastAsia="Arial" w:hAnsi="Arial" w:cs="Arial"/>
          <w:sz w:val="20"/>
          <w:szCs w:val="20"/>
        </w:rPr>
        <w:t xml:space="preserve"> 3</w:t>
      </w:r>
      <w:r>
        <w:rPr>
          <w:rFonts w:ascii="Arial" w:eastAsia="Arial" w:hAnsi="Arial" w:cs="Arial"/>
          <w:sz w:val="20"/>
          <w:szCs w:val="20"/>
        </w:rPr>
        <w:t xml:space="preserve"> </w:t>
      </w:r>
      <w:r w:rsidRPr="00F51163">
        <w:rPr>
          <w:rFonts w:ascii="Arial" w:eastAsia="Arial" w:hAnsi="Arial" w:cs="Arial"/>
          <w:sz w:val="20"/>
          <w:szCs w:val="20"/>
        </w:rPr>
        <w:t>m.</w:t>
      </w:r>
    </w:p>
    <w:p w14:paraId="4C4D9FDD" w14:textId="77777777" w:rsidR="00D32C63" w:rsidRDefault="00D32C63" w:rsidP="00D32C63">
      <w:pPr>
        <w:spacing w:after="60" w:line="360" w:lineRule="auto"/>
        <w:ind w:right="40"/>
        <w:jc w:val="both"/>
        <w:rPr>
          <w:sz w:val="20"/>
          <w:szCs w:val="20"/>
        </w:rPr>
      </w:pPr>
      <w:r w:rsidRPr="00F51163">
        <w:rPr>
          <w:rFonts w:ascii="Arial" w:eastAsia="Arial" w:hAnsi="Arial" w:cs="Arial"/>
          <w:sz w:val="20"/>
          <w:szCs w:val="20"/>
        </w:rPr>
        <w:t>Stosowane materiały winny posiadać odpowiednie świadectwa dopuszczenia do stosowania w budownictwie telekomunikacyjnym.</w:t>
      </w:r>
      <w:r>
        <w:rPr>
          <w:sz w:val="20"/>
          <w:szCs w:val="20"/>
        </w:rPr>
        <w:t xml:space="preserve"> </w:t>
      </w:r>
    </w:p>
    <w:p w14:paraId="58FAB534" w14:textId="77777777" w:rsidR="00D32C63" w:rsidRDefault="00D32C63" w:rsidP="00D32C63">
      <w:pPr>
        <w:spacing w:after="60" w:line="360" w:lineRule="auto"/>
        <w:ind w:right="40"/>
        <w:jc w:val="both"/>
        <w:rPr>
          <w:sz w:val="20"/>
          <w:szCs w:val="20"/>
        </w:rPr>
      </w:pPr>
      <w:r w:rsidRPr="00F51163">
        <w:rPr>
          <w:rFonts w:ascii="Arial" w:eastAsia="Arial" w:hAnsi="Arial" w:cs="Arial"/>
          <w:sz w:val="20"/>
          <w:szCs w:val="20"/>
        </w:rPr>
        <w:t>Rozbiórkę nawierzchni prowadzić w taki sposób, aby maksymalnie wykorzystać uzyskane materiały do odbudowy po zakończeniu robót.</w:t>
      </w:r>
      <w:r>
        <w:rPr>
          <w:sz w:val="20"/>
          <w:szCs w:val="20"/>
        </w:rPr>
        <w:t xml:space="preserve"> </w:t>
      </w:r>
    </w:p>
    <w:p w14:paraId="25067684" w14:textId="77777777" w:rsidR="00D32C63" w:rsidRDefault="00D32C63" w:rsidP="00D32C63">
      <w:pPr>
        <w:spacing w:after="60" w:line="360" w:lineRule="auto"/>
        <w:ind w:right="40"/>
        <w:jc w:val="both"/>
        <w:rPr>
          <w:sz w:val="20"/>
          <w:szCs w:val="20"/>
        </w:rPr>
      </w:pPr>
      <w:r w:rsidRPr="00F51163">
        <w:rPr>
          <w:rFonts w:ascii="Arial" w:eastAsia="Arial" w:hAnsi="Arial" w:cs="Arial"/>
          <w:sz w:val="20"/>
          <w:szCs w:val="20"/>
        </w:rPr>
        <w:t>Po wykonaniu inwestycji nale</w:t>
      </w:r>
      <w:r>
        <w:rPr>
          <w:rFonts w:ascii="Arial" w:eastAsia="Arial" w:hAnsi="Arial" w:cs="Arial"/>
          <w:sz w:val="20"/>
          <w:szCs w:val="20"/>
        </w:rPr>
        <w:t>ż</w:t>
      </w:r>
      <w:r w:rsidRPr="00F51163">
        <w:rPr>
          <w:rFonts w:ascii="Arial" w:eastAsia="Arial" w:hAnsi="Arial" w:cs="Arial"/>
          <w:sz w:val="20"/>
          <w:szCs w:val="20"/>
        </w:rPr>
        <w:t>y dokonać inwentaryzacji powykonawczej przez uprawnionego geodetę i przekazać ją do właściwego Ośrodka Dokumentacji Geodezyjno – Kartograficznej oraz właściciela wybudowanej infrastruktury.</w:t>
      </w:r>
      <w:r>
        <w:rPr>
          <w:sz w:val="20"/>
          <w:szCs w:val="20"/>
        </w:rPr>
        <w:t xml:space="preserve"> </w:t>
      </w:r>
      <w:r w:rsidRPr="00F51163">
        <w:rPr>
          <w:rFonts w:ascii="Arial" w:eastAsia="Arial" w:hAnsi="Arial" w:cs="Arial"/>
          <w:sz w:val="20"/>
          <w:szCs w:val="20"/>
        </w:rPr>
        <w:t xml:space="preserve">Ewentualne, uzasadnione zmiany wprowadzone do projektu, wynikłe w trakcie wykonawstwa, powinny być uzgodnione z </w:t>
      </w:r>
      <w:r>
        <w:rPr>
          <w:rFonts w:ascii="Arial" w:eastAsia="Arial" w:hAnsi="Arial" w:cs="Arial"/>
          <w:sz w:val="20"/>
          <w:szCs w:val="20"/>
        </w:rPr>
        <w:t>i</w:t>
      </w:r>
      <w:r w:rsidRPr="00F51163">
        <w:rPr>
          <w:rFonts w:ascii="Arial" w:eastAsia="Arial" w:hAnsi="Arial" w:cs="Arial"/>
          <w:sz w:val="20"/>
          <w:szCs w:val="20"/>
        </w:rPr>
        <w:t xml:space="preserve">nwestorem i </w:t>
      </w:r>
      <w:r>
        <w:rPr>
          <w:rFonts w:ascii="Arial" w:eastAsia="Arial" w:hAnsi="Arial" w:cs="Arial"/>
          <w:sz w:val="20"/>
          <w:szCs w:val="20"/>
        </w:rPr>
        <w:t>uż</w:t>
      </w:r>
      <w:r w:rsidRPr="00F51163">
        <w:rPr>
          <w:rFonts w:ascii="Arial" w:eastAsia="Arial" w:hAnsi="Arial" w:cs="Arial"/>
          <w:sz w:val="20"/>
          <w:szCs w:val="20"/>
        </w:rPr>
        <w:t>ytkownikiem oraz naniesione do projektu tak, by mogły stanowić materiał inwentaryzacyjny.</w:t>
      </w:r>
      <w:r>
        <w:rPr>
          <w:sz w:val="20"/>
          <w:szCs w:val="20"/>
        </w:rPr>
        <w:t xml:space="preserve"> </w:t>
      </w:r>
    </w:p>
    <w:p w14:paraId="03FD6BA4" w14:textId="77777777" w:rsidR="00D32C63" w:rsidRPr="00D32C63" w:rsidRDefault="00D32C63" w:rsidP="00334CDC">
      <w:pPr>
        <w:spacing w:after="120" w:line="360" w:lineRule="auto"/>
        <w:ind w:right="40"/>
        <w:jc w:val="both"/>
        <w:rPr>
          <w:sz w:val="20"/>
          <w:szCs w:val="20"/>
        </w:rPr>
      </w:pPr>
      <w:r w:rsidRPr="00F51163">
        <w:rPr>
          <w:rFonts w:ascii="Arial" w:eastAsia="Arial" w:hAnsi="Arial" w:cs="Arial"/>
          <w:sz w:val="20"/>
          <w:szCs w:val="20"/>
        </w:rPr>
        <w:t>Wszystkie prace nale</w:t>
      </w:r>
      <w:r>
        <w:rPr>
          <w:rFonts w:ascii="Arial" w:eastAsia="Arial" w:hAnsi="Arial" w:cs="Arial"/>
          <w:sz w:val="20"/>
          <w:szCs w:val="20"/>
        </w:rPr>
        <w:t>ż</w:t>
      </w:r>
      <w:r w:rsidRPr="00F51163">
        <w:rPr>
          <w:rFonts w:ascii="Arial" w:eastAsia="Arial" w:hAnsi="Arial" w:cs="Arial"/>
          <w:sz w:val="20"/>
          <w:szCs w:val="20"/>
        </w:rPr>
        <w:t>y wykonać zgodnie z obowiązującymi normami i uwagami instytucji oraz osób uzgadniających projekt.</w:t>
      </w:r>
      <w:bookmarkStart w:id="478" w:name="page17"/>
      <w:bookmarkEnd w:id="478"/>
      <w:r>
        <w:rPr>
          <w:sz w:val="20"/>
          <w:szCs w:val="20"/>
        </w:rPr>
        <w:t xml:space="preserve"> </w:t>
      </w:r>
      <w:r w:rsidRPr="00F51163">
        <w:rPr>
          <w:rFonts w:ascii="Arial" w:eastAsia="Arial" w:hAnsi="Arial" w:cs="Arial"/>
          <w:sz w:val="20"/>
          <w:szCs w:val="20"/>
        </w:rPr>
        <w:t>Wykonawca zobowiązany jest do powiadomienia zainteresowanych stron o zamiarze rozpoczęcia robót, celem przejęcia placu budowy oraz wystąpić o ustanowienie ciągłego nadzoru na czas budowy.</w:t>
      </w:r>
    </w:p>
    <w:p w14:paraId="2C172335" w14:textId="77777777" w:rsidR="00755296" w:rsidRDefault="00224DD5" w:rsidP="00755296">
      <w:pPr>
        <w:pStyle w:val="Podrozdzia"/>
        <w:rPr>
          <w:sz w:val="20"/>
          <w:szCs w:val="20"/>
        </w:rPr>
      </w:pPr>
      <w:bookmarkStart w:id="479" w:name="_Toc85183136"/>
      <w:r>
        <w:t>3</w:t>
      </w:r>
      <w:r w:rsidR="00755296">
        <w:t>.</w:t>
      </w:r>
      <w:r w:rsidR="00D32C63">
        <w:t>9</w:t>
      </w:r>
      <w:r w:rsidR="00755296">
        <w:t>. Typ i profil kabla światłowodowego</w:t>
      </w:r>
      <w:bookmarkEnd w:id="479"/>
    </w:p>
    <w:p w14:paraId="0EAE7DAD" w14:textId="77777777" w:rsidR="00334CDC" w:rsidRPr="00334CDC" w:rsidRDefault="00755296" w:rsidP="00334CDC">
      <w:pPr>
        <w:spacing w:after="60" w:line="360" w:lineRule="auto"/>
        <w:jc w:val="both"/>
        <w:rPr>
          <w:rFonts w:ascii="Arial" w:hAnsi="Arial" w:cs="Arial"/>
          <w:sz w:val="20"/>
          <w:szCs w:val="20"/>
        </w:rPr>
      </w:pPr>
      <w:r w:rsidRPr="00856348">
        <w:rPr>
          <w:rFonts w:ascii="Arial" w:hAnsi="Arial" w:cs="Arial"/>
          <w:sz w:val="20"/>
          <w:szCs w:val="20"/>
        </w:rPr>
        <w:t xml:space="preserve">Do budowy linii światłowodowej wykorzystano kabel </w:t>
      </w:r>
      <w:r w:rsidR="00E34D62">
        <w:rPr>
          <w:rFonts w:ascii="Arial" w:hAnsi="Arial" w:cs="Arial"/>
          <w:sz w:val="20"/>
          <w:szCs w:val="20"/>
        </w:rPr>
        <w:t>………………….</w:t>
      </w:r>
      <w:r w:rsidRPr="00856348">
        <w:rPr>
          <w:rFonts w:ascii="Arial" w:hAnsi="Arial" w:cs="Arial"/>
          <w:sz w:val="20"/>
          <w:szCs w:val="20"/>
        </w:rPr>
        <w:t xml:space="preserve">. </w:t>
      </w:r>
    </w:p>
    <w:p w14:paraId="57180C05" w14:textId="77777777" w:rsidR="00755296" w:rsidRPr="00755296" w:rsidRDefault="00755296" w:rsidP="00755296">
      <w:pPr>
        <w:autoSpaceDE w:val="0"/>
        <w:autoSpaceDN w:val="0"/>
        <w:adjustRightInd w:val="0"/>
        <w:spacing w:line="360" w:lineRule="auto"/>
        <w:rPr>
          <w:rFonts w:ascii="Arial" w:eastAsia="Arial" w:hAnsi="Arial" w:cs="Arial"/>
          <w:sz w:val="20"/>
          <w:szCs w:val="20"/>
        </w:rPr>
      </w:pPr>
      <w:r w:rsidRPr="00755296">
        <w:rPr>
          <w:rFonts w:ascii="Arial" w:eastAsia="Arial" w:hAnsi="Arial" w:cs="Arial"/>
          <w:sz w:val="20"/>
          <w:szCs w:val="20"/>
        </w:rPr>
        <w:t>Dane techniczne kabla optotelekomunikacyjnego:</w:t>
      </w:r>
    </w:p>
    <w:p w14:paraId="5092022B" w14:textId="77777777" w:rsidR="00450F25" w:rsidRDefault="00755296" w:rsidP="009060D1">
      <w:pPr>
        <w:autoSpaceDE w:val="0"/>
        <w:autoSpaceDN w:val="0"/>
        <w:adjustRightInd w:val="0"/>
        <w:spacing w:line="360" w:lineRule="auto"/>
        <w:jc w:val="both"/>
        <w:rPr>
          <w:rFonts w:ascii="Arial" w:eastAsia="Arial" w:hAnsi="Arial" w:cs="Arial"/>
          <w:sz w:val="20"/>
          <w:szCs w:val="20"/>
        </w:rPr>
      </w:pPr>
      <w:r w:rsidRPr="00755296">
        <w:rPr>
          <w:rFonts w:ascii="Arial" w:eastAsia="Arial" w:hAnsi="Arial" w:cs="Arial"/>
          <w:sz w:val="20"/>
          <w:szCs w:val="20"/>
        </w:rPr>
        <w:t>Parametry techniczne kabli optotelekomunikacyjnych powinny by</w:t>
      </w:r>
      <w:r w:rsidR="009060D1">
        <w:rPr>
          <w:rFonts w:ascii="Arial" w:eastAsia="Arial" w:hAnsi="Arial" w:cs="Arial"/>
          <w:sz w:val="20"/>
          <w:szCs w:val="20"/>
        </w:rPr>
        <w:t>ć</w:t>
      </w:r>
      <w:r w:rsidRPr="00755296">
        <w:rPr>
          <w:rFonts w:ascii="Arial" w:eastAsia="Arial" w:hAnsi="Arial" w:cs="Arial"/>
          <w:sz w:val="20"/>
          <w:szCs w:val="20"/>
        </w:rPr>
        <w:t xml:space="preserve"> zgodne z zaleceniami</w:t>
      </w:r>
      <w:r w:rsidR="00E34D62">
        <w:rPr>
          <w:rFonts w:ascii="Arial" w:eastAsia="Arial" w:hAnsi="Arial" w:cs="Arial"/>
          <w:sz w:val="20"/>
          <w:szCs w:val="20"/>
        </w:rPr>
        <w:t>……</w:t>
      </w:r>
      <w:r w:rsidR="00450F25">
        <w:rPr>
          <w:rFonts w:ascii="Arial" w:eastAsia="Arial" w:hAnsi="Arial" w:cs="Arial"/>
          <w:sz w:val="20"/>
          <w:szCs w:val="20"/>
        </w:rPr>
        <w:t>.</w:t>
      </w:r>
    </w:p>
    <w:p w14:paraId="0C6A0A1C" w14:textId="77777777" w:rsidR="00450F25" w:rsidRDefault="00224DD5" w:rsidP="00450F25">
      <w:pPr>
        <w:pStyle w:val="Podrozdzia"/>
        <w:rPr>
          <w:sz w:val="20"/>
          <w:szCs w:val="20"/>
        </w:rPr>
      </w:pPr>
      <w:bookmarkStart w:id="480" w:name="_Toc85183137"/>
      <w:r>
        <w:t>3</w:t>
      </w:r>
      <w:r w:rsidR="00450F25">
        <w:t>.</w:t>
      </w:r>
      <w:r w:rsidR="00D32C63">
        <w:t>10</w:t>
      </w:r>
      <w:r w:rsidR="00450F25">
        <w:t xml:space="preserve">. Topologia </w:t>
      </w:r>
      <w:r w:rsidR="00FD5779">
        <w:t>i technologia</w:t>
      </w:r>
      <w:bookmarkEnd w:id="480"/>
      <w:r w:rsidR="00FD5779">
        <w:t xml:space="preserve"> </w:t>
      </w:r>
    </w:p>
    <w:p w14:paraId="5B128985" w14:textId="77777777" w:rsidR="00F203A5" w:rsidRPr="001642FD" w:rsidRDefault="00C70B42" w:rsidP="001642FD">
      <w:pPr>
        <w:autoSpaceDE w:val="0"/>
        <w:autoSpaceDN w:val="0"/>
        <w:adjustRightInd w:val="0"/>
        <w:spacing w:line="360" w:lineRule="auto"/>
        <w:jc w:val="both"/>
        <w:rPr>
          <w:rFonts w:ascii="Arial" w:eastAsia="Arial" w:hAnsi="Arial" w:cs="Arial"/>
          <w:sz w:val="20"/>
          <w:szCs w:val="20"/>
        </w:rPr>
      </w:pPr>
      <w:r>
        <w:rPr>
          <w:rFonts w:ascii="Arial" w:eastAsia="Arial" w:hAnsi="Arial" w:cs="Arial"/>
          <w:sz w:val="20"/>
          <w:szCs w:val="20"/>
        </w:rPr>
        <w:t>Opis topologii przewidzianego łącza np. ze schematem ideowym oraz informacja o technologii wykonania.</w:t>
      </w:r>
    </w:p>
    <w:p w14:paraId="713299BE" w14:textId="77777777" w:rsidR="006022BC" w:rsidRDefault="00224DD5" w:rsidP="006022BC">
      <w:pPr>
        <w:pStyle w:val="Podrozdzia"/>
        <w:rPr>
          <w:sz w:val="20"/>
          <w:szCs w:val="20"/>
        </w:rPr>
      </w:pPr>
      <w:bookmarkStart w:id="481" w:name="_Toc85183138"/>
      <w:r>
        <w:lastRenderedPageBreak/>
        <w:t>3</w:t>
      </w:r>
      <w:r w:rsidR="006022BC">
        <w:t xml:space="preserve">.11. Dyspersja chromatyczna </w:t>
      </w:r>
      <w:r w:rsidR="003E2A36">
        <w:t>łącza światłowodowego</w:t>
      </w:r>
      <w:bookmarkEnd w:id="481"/>
    </w:p>
    <w:p w14:paraId="3D40F37A" w14:textId="77777777" w:rsidR="00E34D62" w:rsidRDefault="00E34D62" w:rsidP="00695120">
      <w:pPr>
        <w:autoSpaceDE w:val="0"/>
        <w:autoSpaceDN w:val="0"/>
        <w:adjustRightInd w:val="0"/>
        <w:spacing w:line="360" w:lineRule="auto"/>
        <w:jc w:val="center"/>
        <w:rPr>
          <w:rFonts w:ascii="Arial" w:eastAsia="Arial" w:hAnsi="Arial" w:cs="Arial"/>
          <w:b/>
          <w:sz w:val="20"/>
          <w:szCs w:val="20"/>
        </w:rPr>
      </w:pPr>
    </w:p>
    <w:p w14:paraId="7FC966E8" w14:textId="77777777" w:rsidR="006022BC" w:rsidRDefault="00695120" w:rsidP="00695120">
      <w:pPr>
        <w:autoSpaceDE w:val="0"/>
        <w:autoSpaceDN w:val="0"/>
        <w:adjustRightInd w:val="0"/>
        <w:spacing w:line="360" w:lineRule="auto"/>
        <w:jc w:val="center"/>
        <w:rPr>
          <w:rFonts w:ascii="Arial" w:eastAsia="Arial" w:hAnsi="Arial" w:cs="Arial"/>
          <w:sz w:val="20"/>
          <w:szCs w:val="20"/>
        </w:rPr>
      </w:pPr>
      <w:r w:rsidRPr="00695120">
        <w:rPr>
          <w:rFonts w:ascii="Arial" w:eastAsia="Arial" w:hAnsi="Arial" w:cs="Arial"/>
          <w:b/>
          <w:sz w:val="20"/>
          <w:szCs w:val="20"/>
        </w:rPr>
        <w:t>Tab</w:t>
      </w:r>
      <w:r w:rsidR="00224DD5">
        <w:rPr>
          <w:rFonts w:ascii="Arial" w:eastAsia="Arial" w:hAnsi="Arial" w:cs="Arial"/>
          <w:b/>
          <w:sz w:val="20"/>
          <w:szCs w:val="20"/>
        </w:rPr>
        <w:t>….</w:t>
      </w:r>
      <w:r w:rsidRPr="00695120">
        <w:rPr>
          <w:rFonts w:ascii="Arial" w:eastAsia="Arial" w:hAnsi="Arial" w:cs="Arial"/>
          <w:b/>
          <w:sz w:val="20"/>
          <w:szCs w:val="20"/>
        </w:rPr>
        <w:t>.</w:t>
      </w:r>
      <w:r>
        <w:rPr>
          <w:rFonts w:ascii="Arial" w:eastAsia="Arial" w:hAnsi="Arial" w:cs="Arial"/>
          <w:sz w:val="20"/>
          <w:szCs w:val="20"/>
        </w:rPr>
        <w:t xml:space="preserve"> Wyniki obliczeń dyspersji chromatycznej projektowanego łącza światłowodowego</w:t>
      </w:r>
    </w:p>
    <w:tbl>
      <w:tblPr>
        <w:tblStyle w:val="Tabela-Siatka"/>
        <w:tblW w:w="0" w:type="auto"/>
        <w:jc w:val="center"/>
        <w:tblLook w:val="04A0" w:firstRow="1" w:lastRow="0" w:firstColumn="1" w:lastColumn="0" w:noHBand="0" w:noVBand="1"/>
      </w:tblPr>
      <w:tblGrid>
        <w:gridCol w:w="486"/>
        <w:gridCol w:w="927"/>
        <w:gridCol w:w="620"/>
        <w:gridCol w:w="659"/>
        <w:gridCol w:w="1305"/>
        <w:gridCol w:w="940"/>
      </w:tblGrid>
      <w:tr w:rsidR="006022BC" w:rsidRPr="008D17C8" w14:paraId="7EBA5F8E" w14:textId="77777777" w:rsidTr="00AC5636">
        <w:trPr>
          <w:jc w:val="center"/>
        </w:trPr>
        <w:tc>
          <w:tcPr>
            <w:tcW w:w="0" w:type="auto"/>
            <w:tcBorders>
              <w:bottom w:val="single" w:sz="18" w:space="0" w:color="auto"/>
              <w:right w:val="single" w:sz="18" w:space="0" w:color="auto"/>
            </w:tcBorders>
            <w:vAlign w:val="center"/>
          </w:tcPr>
          <w:p w14:paraId="6C7DDF72" w14:textId="77777777" w:rsidR="006022BC" w:rsidRPr="008D17C8" w:rsidRDefault="006022BC" w:rsidP="00AC5636">
            <w:pPr>
              <w:spacing w:before="20" w:after="20"/>
              <w:jc w:val="center"/>
              <w:rPr>
                <w:rFonts w:ascii="Arial" w:hAnsi="Arial" w:cs="Arial"/>
                <w:b/>
                <w:i/>
                <w:sz w:val="18"/>
                <w:szCs w:val="18"/>
              </w:rPr>
            </w:pPr>
            <w:r w:rsidRPr="008D17C8">
              <w:rPr>
                <w:rFonts w:ascii="Arial" w:hAnsi="Arial" w:cs="Arial"/>
                <w:b/>
                <w:i/>
                <w:sz w:val="18"/>
                <w:szCs w:val="18"/>
              </w:rPr>
              <w:t>Lp.</w:t>
            </w:r>
          </w:p>
        </w:tc>
        <w:tc>
          <w:tcPr>
            <w:tcW w:w="0" w:type="auto"/>
            <w:tcBorders>
              <w:left w:val="single" w:sz="18" w:space="0" w:color="auto"/>
              <w:bottom w:val="single" w:sz="18" w:space="0" w:color="auto"/>
              <w:right w:val="single" w:sz="18" w:space="0" w:color="auto"/>
            </w:tcBorders>
            <w:vAlign w:val="center"/>
          </w:tcPr>
          <w:p w14:paraId="33F1FA59" w14:textId="77777777" w:rsidR="006022BC" w:rsidRPr="008D17C8" w:rsidRDefault="006022BC" w:rsidP="00AC5636">
            <w:pPr>
              <w:spacing w:before="20" w:after="20"/>
              <w:jc w:val="center"/>
              <w:rPr>
                <w:rFonts w:ascii="Arial" w:hAnsi="Arial" w:cs="Arial"/>
                <w:b/>
                <w:i/>
                <w:sz w:val="18"/>
                <w:szCs w:val="18"/>
              </w:rPr>
            </w:pPr>
            <w:r w:rsidRPr="008D17C8">
              <w:rPr>
                <w:rFonts w:ascii="Arial" w:hAnsi="Arial" w:cs="Arial"/>
                <w:b/>
                <w:i/>
                <w:sz w:val="18"/>
                <w:szCs w:val="18"/>
              </w:rPr>
              <w:t>Odcinek</w:t>
            </w:r>
          </w:p>
        </w:tc>
        <w:tc>
          <w:tcPr>
            <w:tcW w:w="0" w:type="auto"/>
            <w:tcBorders>
              <w:left w:val="single" w:sz="18" w:space="0" w:color="auto"/>
              <w:bottom w:val="single" w:sz="18" w:space="0" w:color="auto"/>
            </w:tcBorders>
            <w:vAlign w:val="center"/>
          </w:tcPr>
          <w:p w14:paraId="651DEB64"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L</m:t>
                    </m:r>
                  </m:e>
                  <m:sub>
                    <m:r>
                      <m:rPr>
                        <m:sty m:val="bi"/>
                      </m:rPr>
                      <w:rPr>
                        <w:rFonts w:ascii="Cambria Math" w:hAnsi="Cambria Math" w:cs="Arial"/>
                        <w:sz w:val="18"/>
                        <w:szCs w:val="18"/>
                      </w:rPr>
                      <m:t>T</m:t>
                    </m:r>
                  </m:sub>
                </m:sSub>
                <m:r>
                  <m:rPr>
                    <m:sty m:val="bi"/>
                  </m:rPr>
                  <w:rPr>
                    <w:rFonts w:ascii="Cambria Math" w:hAnsi="Cambria Math" w:cs="Arial"/>
                    <w:sz w:val="18"/>
                    <w:szCs w:val="18"/>
                  </w:rPr>
                  <m:t xml:space="preserve"> </m:t>
                </m:r>
              </m:oMath>
            </m:oMathPara>
          </w:p>
          <w:p w14:paraId="47DC4AF9" w14:textId="77777777" w:rsidR="006022BC" w:rsidRPr="008D17C8" w:rsidRDefault="006022BC" w:rsidP="00AC5636">
            <w:pPr>
              <w:spacing w:before="20" w:after="20"/>
              <w:jc w:val="center"/>
              <w:rPr>
                <w:rFonts w:ascii="Arial" w:hAnsi="Arial" w:cs="Arial"/>
                <w:b/>
                <w:i/>
                <w:sz w:val="18"/>
                <w:szCs w:val="18"/>
              </w:rPr>
            </w:pPr>
            <m:oMath>
              <m:r>
                <m:rPr>
                  <m:sty m:val="bi"/>
                </m:rPr>
                <w:rPr>
                  <w:rFonts w:ascii="Cambria Math" w:hAnsi="Cambria Math" w:cs="Arial"/>
                  <w:sz w:val="18"/>
                  <w:szCs w:val="18"/>
                </w:rPr>
                <m:t>[km]</m:t>
              </m:r>
            </m:oMath>
            <w:r w:rsidRPr="008D17C8">
              <w:rPr>
                <w:rFonts w:ascii="Arial" w:hAnsi="Arial" w:cs="Arial"/>
                <w:b/>
                <w:i/>
                <w:sz w:val="18"/>
                <w:szCs w:val="18"/>
              </w:rPr>
              <w:t xml:space="preserve"> </w:t>
            </w:r>
          </w:p>
        </w:tc>
        <w:tc>
          <w:tcPr>
            <w:tcW w:w="0" w:type="auto"/>
            <w:tcBorders>
              <w:bottom w:val="single" w:sz="18" w:space="0" w:color="auto"/>
            </w:tcBorders>
            <w:vAlign w:val="center"/>
          </w:tcPr>
          <w:p w14:paraId="6934FEA8"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L</m:t>
                    </m:r>
                  </m:e>
                  <m:sub>
                    <m:r>
                      <m:rPr>
                        <m:sty m:val="bi"/>
                      </m:rPr>
                      <w:rPr>
                        <w:rFonts w:ascii="Cambria Math" w:hAnsi="Cambria Math" w:cs="Arial"/>
                        <w:sz w:val="18"/>
                        <w:szCs w:val="18"/>
                      </w:rPr>
                      <m:t>OPT</m:t>
                    </m:r>
                  </m:sub>
                </m:sSub>
              </m:oMath>
            </m:oMathPara>
          </w:p>
          <w:p w14:paraId="311A68D2" w14:textId="77777777" w:rsidR="006022BC" w:rsidRPr="008D17C8" w:rsidRDefault="006022BC" w:rsidP="00AC5636">
            <w:pPr>
              <w:spacing w:before="20" w:after="20"/>
              <w:jc w:val="center"/>
              <w:rPr>
                <w:rFonts w:ascii="Arial" w:hAnsi="Arial" w:cs="Arial"/>
                <w:b/>
                <w:i/>
                <w:sz w:val="18"/>
                <w:szCs w:val="18"/>
              </w:rPr>
            </w:pPr>
            <m:oMath>
              <m:r>
                <m:rPr>
                  <m:sty m:val="bi"/>
                </m:rPr>
                <w:rPr>
                  <w:rFonts w:ascii="Cambria Math" w:hAnsi="Cambria Math" w:cs="Arial"/>
                  <w:sz w:val="18"/>
                  <w:szCs w:val="18"/>
                </w:rPr>
                <m:t xml:space="preserve"> [km]</m:t>
              </m:r>
            </m:oMath>
            <w:r w:rsidRPr="008D17C8">
              <w:rPr>
                <w:rFonts w:ascii="Arial" w:hAnsi="Arial" w:cs="Arial"/>
                <w:b/>
                <w:i/>
                <w:sz w:val="18"/>
                <w:szCs w:val="18"/>
              </w:rPr>
              <w:t xml:space="preserve"> </w:t>
            </w:r>
          </w:p>
        </w:tc>
        <w:tc>
          <w:tcPr>
            <w:tcW w:w="0" w:type="auto"/>
            <w:tcBorders>
              <w:bottom w:val="single" w:sz="18" w:space="0" w:color="auto"/>
            </w:tcBorders>
            <w:vAlign w:val="center"/>
          </w:tcPr>
          <w:p w14:paraId="5D340872"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D</m:t>
                    </m:r>
                  </m:e>
                  <m:sub>
                    <m:r>
                      <m:rPr>
                        <m:sty m:val="bi"/>
                      </m:rPr>
                      <w:rPr>
                        <w:rFonts w:ascii="Cambria Math" w:hAnsi="Cambria Math" w:cs="Arial"/>
                        <w:sz w:val="18"/>
                        <w:szCs w:val="18"/>
                      </w:rPr>
                      <m:t>C</m:t>
                    </m:r>
                  </m:sub>
                </m:sSub>
                <m:r>
                  <m:rPr>
                    <m:sty m:val="bi"/>
                  </m:rPr>
                  <w:rPr>
                    <w:rFonts w:ascii="Cambria Math" w:hAnsi="Cambria Math" w:cs="Arial"/>
                    <w:sz w:val="18"/>
                    <w:szCs w:val="18"/>
                  </w:rPr>
                  <m:t xml:space="preserve"> </m:t>
                </m:r>
              </m:oMath>
            </m:oMathPara>
          </w:p>
          <w:p w14:paraId="3034D42F" w14:textId="77777777" w:rsidR="006022BC" w:rsidRPr="008D17C8" w:rsidRDefault="00000000" w:rsidP="00AC5636">
            <w:pPr>
              <w:spacing w:before="20" w:after="20"/>
              <w:jc w:val="center"/>
              <w:rPr>
                <w:rFonts w:ascii="Arial" w:hAnsi="Arial" w:cs="Arial"/>
                <w:b/>
                <w:i/>
                <w:sz w:val="18"/>
                <w:szCs w:val="18"/>
              </w:rPr>
            </w:pPr>
            <m:oMathPara>
              <m:oMath>
                <m:d>
                  <m:dPr>
                    <m:begChr m:val="["/>
                    <m:endChr m:val="]"/>
                    <m:ctrlPr>
                      <w:rPr>
                        <w:rFonts w:ascii="Cambria Math" w:hAnsi="Cambria Math" w:cs="Arial"/>
                        <w:b/>
                        <w:i/>
                        <w:sz w:val="18"/>
                        <w:szCs w:val="18"/>
                      </w:rPr>
                    </m:ctrlPr>
                  </m:dPr>
                  <m:e>
                    <m:f>
                      <m:fPr>
                        <m:type m:val="skw"/>
                        <m:ctrlPr>
                          <w:rPr>
                            <w:rFonts w:ascii="Cambria Math" w:hAnsi="Cambria Math" w:cs="Arial"/>
                            <w:b/>
                            <w:i/>
                            <w:sz w:val="18"/>
                            <w:szCs w:val="18"/>
                          </w:rPr>
                        </m:ctrlPr>
                      </m:fPr>
                      <m:num>
                        <m:r>
                          <m:rPr>
                            <m:sty m:val="bi"/>
                          </m:rPr>
                          <w:rPr>
                            <w:rFonts w:ascii="Cambria Math" w:hAnsi="Cambria Math" w:cs="Arial"/>
                            <w:sz w:val="18"/>
                            <w:szCs w:val="18"/>
                          </w:rPr>
                          <m:t>ps</m:t>
                        </m:r>
                      </m:num>
                      <m:den>
                        <m:r>
                          <m:rPr>
                            <m:sty m:val="bi"/>
                          </m:rPr>
                          <w:rPr>
                            <w:rFonts w:ascii="Cambria Math" w:hAnsi="Cambria Math" w:cs="Arial"/>
                            <w:sz w:val="18"/>
                            <w:szCs w:val="18"/>
                          </w:rPr>
                          <m:t>nm∙km</m:t>
                        </m:r>
                      </m:den>
                    </m:f>
                  </m:e>
                </m:d>
              </m:oMath>
            </m:oMathPara>
          </w:p>
        </w:tc>
        <w:tc>
          <w:tcPr>
            <w:tcW w:w="0" w:type="auto"/>
            <w:tcBorders>
              <w:left w:val="single" w:sz="18" w:space="0" w:color="auto"/>
              <w:bottom w:val="single" w:sz="18" w:space="0" w:color="auto"/>
            </w:tcBorders>
            <w:vAlign w:val="center"/>
          </w:tcPr>
          <w:p w14:paraId="75BCCF96"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D</m:t>
                </m:r>
              </m:oMath>
            </m:oMathPara>
          </w:p>
          <w:p w14:paraId="67749664"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 xml:space="preserve"> </m:t>
                </m:r>
                <m:d>
                  <m:dPr>
                    <m:begChr m:val="["/>
                    <m:endChr m:val="]"/>
                    <m:ctrlPr>
                      <w:rPr>
                        <w:rFonts w:ascii="Cambria Math" w:hAnsi="Cambria Math" w:cs="Arial"/>
                        <w:b/>
                        <w:i/>
                        <w:sz w:val="18"/>
                        <w:szCs w:val="18"/>
                      </w:rPr>
                    </m:ctrlPr>
                  </m:dPr>
                  <m:e>
                    <m:f>
                      <m:fPr>
                        <m:type m:val="skw"/>
                        <m:ctrlPr>
                          <w:rPr>
                            <w:rFonts w:ascii="Cambria Math" w:hAnsi="Cambria Math" w:cs="Arial"/>
                            <w:b/>
                            <w:i/>
                            <w:sz w:val="18"/>
                            <w:szCs w:val="18"/>
                          </w:rPr>
                        </m:ctrlPr>
                      </m:fPr>
                      <m:num>
                        <m:r>
                          <m:rPr>
                            <m:sty m:val="bi"/>
                          </m:rPr>
                          <w:rPr>
                            <w:rFonts w:ascii="Cambria Math" w:hAnsi="Cambria Math" w:cs="Arial"/>
                            <w:sz w:val="18"/>
                            <w:szCs w:val="18"/>
                          </w:rPr>
                          <m:t>ps</m:t>
                        </m:r>
                      </m:num>
                      <m:den>
                        <m:r>
                          <m:rPr>
                            <m:sty m:val="bi"/>
                          </m:rPr>
                          <w:rPr>
                            <w:rFonts w:ascii="Cambria Math" w:hAnsi="Cambria Math" w:cs="Arial"/>
                            <w:sz w:val="18"/>
                            <w:szCs w:val="18"/>
                          </w:rPr>
                          <m:t>nm</m:t>
                        </m:r>
                      </m:den>
                    </m:f>
                  </m:e>
                </m:d>
              </m:oMath>
            </m:oMathPara>
          </w:p>
        </w:tc>
      </w:tr>
      <w:tr w:rsidR="006022BC" w:rsidRPr="008D17C8" w14:paraId="077202AF" w14:textId="77777777" w:rsidTr="00AC5636">
        <w:trPr>
          <w:jc w:val="center"/>
        </w:trPr>
        <w:tc>
          <w:tcPr>
            <w:tcW w:w="0" w:type="auto"/>
            <w:tcBorders>
              <w:top w:val="single" w:sz="18" w:space="0" w:color="auto"/>
              <w:right w:val="single" w:sz="18" w:space="0" w:color="auto"/>
            </w:tcBorders>
            <w:vAlign w:val="center"/>
          </w:tcPr>
          <w:p w14:paraId="4EF0B3A3" w14:textId="77777777" w:rsidR="006022BC" w:rsidRPr="008D17C8" w:rsidRDefault="006022BC" w:rsidP="00AC5636">
            <w:pPr>
              <w:spacing w:before="20" w:after="20"/>
              <w:jc w:val="center"/>
              <w:rPr>
                <w:rFonts w:ascii="Arial" w:hAnsi="Arial" w:cs="Arial"/>
                <w:sz w:val="18"/>
                <w:szCs w:val="18"/>
              </w:rPr>
            </w:pPr>
          </w:p>
        </w:tc>
        <w:tc>
          <w:tcPr>
            <w:tcW w:w="0" w:type="auto"/>
            <w:tcBorders>
              <w:top w:val="single" w:sz="18" w:space="0" w:color="auto"/>
              <w:left w:val="single" w:sz="18" w:space="0" w:color="auto"/>
              <w:right w:val="single" w:sz="18" w:space="0" w:color="auto"/>
            </w:tcBorders>
            <w:vAlign w:val="center"/>
          </w:tcPr>
          <w:p w14:paraId="03284105" w14:textId="77777777" w:rsidR="006022BC" w:rsidRPr="008D17C8" w:rsidRDefault="006022BC" w:rsidP="00AC5636">
            <w:pPr>
              <w:spacing w:before="20" w:after="20"/>
              <w:jc w:val="center"/>
              <w:rPr>
                <w:rFonts w:ascii="Arial" w:hAnsi="Arial" w:cs="Arial"/>
                <w:sz w:val="18"/>
                <w:szCs w:val="18"/>
              </w:rPr>
            </w:pPr>
          </w:p>
        </w:tc>
        <w:tc>
          <w:tcPr>
            <w:tcW w:w="0" w:type="auto"/>
            <w:tcBorders>
              <w:top w:val="single" w:sz="18" w:space="0" w:color="auto"/>
              <w:left w:val="single" w:sz="18" w:space="0" w:color="auto"/>
            </w:tcBorders>
            <w:vAlign w:val="center"/>
          </w:tcPr>
          <w:p w14:paraId="3A531743" w14:textId="77777777" w:rsidR="006022BC" w:rsidRPr="008D17C8" w:rsidRDefault="006022BC" w:rsidP="00AC5636">
            <w:pPr>
              <w:spacing w:before="20" w:after="20"/>
              <w:jc w:val="center"/>
              <w:rPr>
                <w:rFonts w:ascii="Arial" w:hAnsi="Arial" w:cs="Arial"/>
                <w:sz w:val="18"/>
                <w:szCs w:val="18"/>
              </w:rPr>
            </w:pPr>
          </w:p>
        </w:tc>
        <w:tc>
          <w:tcPr>
            <w:tcW w:w="0" w:type="auto"/>
            <w:tcBorders>
              <w:top w:val="single" w:sz="18" w:space="0" w:color="auto"/>
            </w:tcBorders>
            <w:vAlign w:val="center"/>
          </w:tcPr>
          <w:p w14:paraId="20B032E5" w14:textId="77777777" w:rsidR="006022BC" w:rsidRPr="008D17C8" w:rsidRDefault="006022BC" w:rsidP="008861DD">
            <w:pPr>
              <w:spacing w:before="20" w:after="20"/>
              <w:jc w:val="center"/>
              <w:rPr>
                <w:rFonts w:ascii="Arial" w:hAnsi="Arial" w:cs="Arial"/>
                <w:sz w:val="18"/>
                <w:szCs w:val="18"/>
              </w:rPr>
            </w:pPr>
          </w:p>
        </w:tc>
        <w:tc>
          <w:tcPr>
            <w:tcW w:w="0" w:type="auto"/>
            <w:tcBorders>
              <w:top w:val="single" w:sz="18" w:space="0" w:color="auto"/>
            </w:tcBorders>
            <w:vAlign w:val="center"/>
          </w:tcPr>
          <w:p w14:paraId="229D4599" w14:textId="77777777" w:rsidR="006022BC" w:rsidRPr="008D17C8" w:rsidRDefault="006022BC" w:rsidP="00AC5636">
            <w:pPr>
              <w:spacing w:before="20" w:after="20"/>
              <w:jc w:val="center"/>
              <w:rPr>
                <w:rFonts w:ascii="Arial" w:hAnsi="Arial" w:cs="Arial"/>
                <w:sz w:val="18"/>
                <w:szCs w:val="18"/>
              </w:rPr>
            </w:pPr>
          </w:p>
        </w:tc>
        <w:tc>
          <w:tcPr>
            <w:tcW w:w="0" w:type="auto"/>
            <w:tcBorders>
              <w:top w:val="single" w:sz="18" w:space="0" w:color="auto"/>
              <w:left w:val="single" w:sz="18" w:space="0" w:color="auto"/>
            </w:tcBorders>
            <w:vAlign w:val="center"/>
          </w:tcPr>
          <w:p w14:paraId="0683C039" w14:textId="77777777" w:rsidR="006022BC" w:rsidRPr="00C42B17" w:rsidRDefault="006022BC" w:rsidP="003917D9">
            <w:pPr>
              <w:spacing w:before="20" w:after="20"/>
              <w:jc w:val="center"/>
              <w:rPr>
                <w:rFonts w:ascii="Arial" w:hAnsi="Arial" w:cs="Arial"/>
                <w:b/>
                <w:sz w:val="18"/>
                <w:szCs w:val="18"/>
              </w:rPr>
            </w:pPr>
          </w:p>
        </w:tc>
      </w:tr>
      <w:tr w:rsidR="006022BC" w:rsidRPr="008D17C8" w14:paraId="59E70FA5" w14:textId="77777777" w:rsidTr="00AC5636">
        <w:trPr>
          <w:jc w:val="center"/>
        </w:trPr>
        <w:tc>
          <w:tcPr>
            <w:tcW w:w="0" w:type="auto"/>
            <w:tcBorders>
              <w:right w:val="single" w:sz="18" w:space="0" w:color="auto"/>
            </w:tcBorders>
            <w:vAlign w:val="center"/>
          </w:tcPr>
          <w:p w14:paraId="3BDD9AFD"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right w:val="single" w:sz="18" w:space="0" w:color="auto"/>
            </w:tcBorders>
            <w:vAlign w:val="center"/>
          </w:tcPr>
          <w:p w14:paraId="3F8FA437"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049BB6B0" w14:textId="77777777" w:rsidR="006022BC" w:rsidRPr="008D17C8" w:rsidRDefault="006022BC" w:rsidP="00AC5636">
            <w:pPr>
              <w:spacing w:before="20" w:after="20"/>
              <w:jc w:val="center"/>
              <w:rPr>
                <w:rFonts w:ascii="Arial" w:hAnsi="Arial" w:cs="Arial"/>
                <w:sz w:val="18"/>
                <w:szCs w:val="18"/>
              </w:rPr>
            </w:pPr>
          </w:p>
        </w:tc>
        <w:tc>
          <w:tcPr>
            <w:tcW w:w="0" w:type="auto"/>
            <w:vAlign w:val="center"/>
          </w:tcPr>
          <w:p w14:paraId="64BC3635" w14:textId="77777777" w:rsidR="006022BC" w:rsidRPr="008D17C8" w:rsidRDefault="006022BC" w:rsidP="00AC5636">
            <w:pPr>
              <w:spacing w:before="20" w:after="20"/>
              <w:jc w:val="center"/>
              <w:rPr>
                <w:rFonts w:ascii="Arial" w:hAnsi="Arial" w:cs="Arial"/>
                <w:sz w:val="18"/>
                <w:szCs w:val="18"/>
              </w:rPr>
            </w:pPr>
          </w:p>
        </w:tc>
        <w:tc>
          <w:tcPr>
            <w:tcW w:w="0" w:type="auto"/>
            <w:vAlign w:val="center"/>
          </w:tcPr>
          <w:p w14:paraId="237878E8"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5FC3141A" w14:textId="77777777" w:rsidR="006022BC" w:rsidRPr="00C42B17" w:rsidRDefault="006022BC" w:rsidP="00AC5636">
            <w:pPr>
              <w:spacing w:before="20" w:after="20"/>
              <w:jc w:val="center"/>
              <w:rPr>
                <w:rFonts w:ascii="Arial" w:hAnsi="Arial" w:cs="Arial"/>
                <w:b/>
                <w:sz w:val="18"/>
                <w:szCs w:val="18"/>
              </w:rPr>
            </w:pPr>
          </w:p>
        </w:tc>
      </w:tr>
      <w:tr w:rsidR="006022BC" w:rsidRPr="008D17C8" w14:paraId="3DCDBDE9" w14:textId="77777777" w:rsidTr="00AC5636">
        <w:trPr>
          <w:jc w:val="center"/>
        </w:trPr>
        <w:tc>
          <w:tcPr>
            <w:tcW w:w="0" w:type="auto"/>
            <w:tcBorders>
              <w:right w:val="single" w:sz="18" w:space="0" w:color="auto"/>
            </w:tcBorders>
            <w:vAlign w:val="center"/>
          </w:tcPr>
          <w:p w14:paraId="105023DB"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right w:val="single" w:sz="18" w:space="0" w:color="auto"/>
            </w:tcBorders>
            <w:vAlign w:val="center"/>
          </w:tcPr>
          <w:p w14:paraId="6D7C4626"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539C057B" w14:textId="77777777" w:rsidR="006022BC" w:rsidRPr="008D17C8" w:rsidRDefault="006022BC" w:rsidP="00AC5636">
            <w:pPr>
              <w:spacing w:before="20" w:after="20"/>
              <w:jc w:val="center"/>
              <w:rPr>
                <w:rFonts w:ascii="Arial" w:hAnsi="Arial" w:cs="Arial"/>
                <w:sz w:val="18"/>
                <w:szCs w:val="18"/>
              </w:rPr>
            </w:pPr>
          </w:p>
        </w:tc>
        <w:tc>
          <w:tcPr>
            <w:tcW w:w="0" w:type="auto"/>
            <w:vAlign w:val="center"/>
          </w:tcPr>
          <w:p w14:paraId="238B2C42" w14:textId="77777777" w:rsidR="006022BC" w:rsidRPr="008D17C8" w:rsidRDefault="006022BC" w:rsidP="00AC5636">
            <w:pPr>
              <w:spacing w:before="20" w:after="20"/>
              <w:jc w:val="center"/>
              <w:rPr>
                <w:rFonts w:ascii="Arial" w:hAnsi="Arial" w:cs="Arial"/>
                <w:sz w:val="18"/>
                <w:szCs w:val="18"/>
              </w:rPr>
            </w:pPr>
          </w:p>
        </w:tc>
        <w:tc>
          <w:tcPr>
            <w:tcW w:w="0" w:type="auto"/>
            <w:vAlign w:val="center"/>
          </w:tcPr>
          <w:p w14:paraId="2D2D9B06"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49A0EDC0" w14:textId="77777777" w:rsidR="006022BC" w:rsidRPr="00C42B17" w:rsidRDefault="006022BC" w:rsidP="00AC5636">
            <w:pPr>
              <w:spacing w:before="20" w:after="20"/>
              <w:jc w:val="center"/>
              <w:rPr>
                <w:rFonts w:ascii="Arial" w:hAnsi="Arial" w:cs="Arial"/>
                <w:b/>
                <w:sz w:val="18"/>
                <w:szCs w:val="18"/>
              </w:rPr>
            </w:pPr>
          </w:p>
        </w:tc>
      </w:tr>
      <w:tr w:rsidR="006022BC" w:rsidRPr="008D17C8" w14:paraId="36EC3089" w14:textId="77777777" w:rsidTr="00AC5636">
        <w:trPr>
          <w:jc w:val="center"/>
        </w:trPr>
        <w:tc>
          <w:tcPr>
            <w:tcW w:w="0" w:type="auto"/>
            <w:tcBorders>
              <w:right w:val="single" w:sz="18" w:space="0" w:color="auto"/>
            </w:tcBorders>
            <w:vAlign w:val="center"/>
          </w:tcPr>
          <w:p w14:paraId="18FB6159"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right w:val="single" w:sz="18" w:space="0" w:color="auto"/>
            </w:tcBorders>
            <w:vAlign w:val="center"/>
          </w:tcPr>
          <w:p w14:paraId="7ED254AA"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66070CF2" w14:textId="77777777" w:rsidR="006022BC" w:rsidRPr="008D17C8" w:rsidRDefault="006022BC" w:rsidP="00AC5636">
            <w:pPr>
              <w:spacing w:before="20" w:after="20"/>
              <w:jc w:val="center"/>
              <w:rPr>
                <w:rFonts w:ascii="Arial" w:hAnsi="Arial" w:cs="Arial"/>
                <w:sz w:val="18"/>
                <w:szCs w:val="18"/>
              </w:rPr>
            </w:pPr>
          </w:p>
        </w:tc>
        <w:tc>
          <w:tcPr>
            <w:tcW w:w="0" w:type="auto"/>
            <w:vAlign w:val="center"/>
          </w:tcPr>
          <w:p w14:paraId="37887E40" w14:textId="77777777" w:rsidR="006022BC" w:rsidRPr="008D17C8" w:rsidRDefault="006022BC" w:rsidP="00AC5636">
            <w:pPr>
              <w:spacing w:before="20" w:after="20"/>
              <w:jc w:val="center"/>
              <w:rPr>
                <w:rFonts w:ascii="Arial" w:hAnsi="Arial" w:cs="Arial"/>
                <w:sz w:val="18"/>
                <w:szCs w:val="18"/>
              </w:rPr>
            </w:pPr>
          </w:p>
        </w:tc>
        <w:tc>
          <w:tcPr>
            <w:tcW w:w="0" w:type="auto"/>
            <w:vAlign w:val="center"/>
          </w:tcPr>
          <w:p w14:paraId="0A602B07"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265F73DA" w14:textId="77777777" w:rsidR="006022BC" w:rsidRPr="00C42B17" w:rsidRDefault="006022BC" w:rsidP="00AC5636">
            <w:pPr>
              <w:spacing w:before="20" w:after="20"/>
              <w:jc w:val="center"/>
              <w:rPr>
                <w:rFonts w:ascii="Arial" w:hAnsi="Arial" w:cs="Arial"/>
                <w:b/>
                <w:sz w:val="18"/>
                <w:szCs w:val="18"/>
              </w:rPr>
            </w:pPr>
          </w:p>
        </w:tc>
      </w:tr>
      <w:tr w:rsidR="006022BC" w:rsidRPr="008D17C8" w14:paraId="20D04A5E" w14:textId="77777777" w:rsidTr="001820B0">
        <w:trPr>
          <w:jc w:val="center"/>
        </w:trPr>
        <w:tc>
          <w:tcPr>
            <w:tcW w:w="0" w:type="auto"/>
            <w:tcBorders>
              <w:bottom w:val="single" w:sz="4" w:space="0" w:color="auto"/>
              <w:right w:val="single" w:sz="18" w:space="0" w:color="auto"/>
            </w:tcBorders>
            <w:vAlign w:val="center"/>
          </w:tcPr>
          <w:p w14:paraId="1E0ED668"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bottom w:val="single" w:sz="4" w:space="0" w:color="auto"/>
              <w:right w:val="single" w:sz="18" w:space="0" w:color="auto"/>
            </w:tcBorders>
            <w:vAlign w:val="center"/>
          </w:tcPr>
          <w:p w14:paraId="3A441711"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6135C55C" w14:textId="77777777" w:rsidR="006022BC" w:rsidRPr="008D17C8" w:rsidRDefault="006022BC"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66E1409F" w14:textId="77777777" w:rsidR="006022BC" w:rsidRPr="008D17C8" w:rsidRDefault="006022BC" w:rsidP="00F72875">
            <w:pPr>
              <w:spacing w:before="20" w:after="20"/>
              <w:jc w:val="center"/>
              <w:rPr>
                <w:rFonts w:ascii="Arial" w:hAnsi="Arial" w:cs="Arial"/>
                <w:sz w:val="18"/>
                <w:szCs w:val="18"/>
              </w:rPr>
            </w:pPr>
          </w:p>
        </w:tc>
        <w:tc>
          <w:tcPr>
            <w:tcW w:w="0" w:type="auto"/>
            <w:tcBorders>
              <w:bottom w:val="single" w:sz="4" w:space="0" w:color="auto"/>
            </w:tcBorders>
            <w:vAlign w:val="center"/>
          </w:tcPr>
          <w:p w14:paraId="6A790AAC" w14:textId="77777777" w:rsidR="006022BC" w:rsidRPr="008D17C8" w:rsidRDefault="006022BC" w:rsidP="00AC5636">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409B4C70" w14:textId="77777777" w:rsidR="006022BC" w:rsidRPr="00C42B17" w:rsidRDefault="006022BC" w:rsidP="00AC5636">
            <w:pPr>
              <w:spacing w:before="20" w:after="20"/>
              <w:jc w:val="center"/>
              <w:rPr>
                <w:rFonts w:ascii="Arial" w:hAnsi="Arial" w:cs="Arial"/>
                <w:b/>
                <w:sz w:val="18"/>
                <w:szCs w:val="18"/>
              </w:rPr>
            </w:pPr>
          </w:p>
        </w:tc>
      </w:tr>
    </w:tbl>
    <w:p w14:paraId="71C1BE47" w14:textId="77777777" w:rsidR="00695120" w:rsidRDefault="00695120" w:rsidP="00FA0DE3">
      <w:pPr>
        <w:spacing w:before="200" w:after="120"/>
        <w:jc w:val="both"/>
        <w:rPr>
          <w:rFonts w:ascii="Arial" w:hAnsi="Arial" w:cs="Arial"/>
          <w:sz w:val="20"/>
          <w:szCs w:val="20"/>
        </w:rPr>
      </w:pPr>
      <w:r>
        <w:rPr>
          <w:rFonts w:ascii="Arial" w:hAnsi="Arial" w:cs="Arial"/>
          <w:sz w:val="20"/>
          <w:szCs w:val="20"/>
        </w:rPr>
        <w:t xml:space="preserve">gdzie:  </w:t>
      </w:r>
      <m:oMath>
        <m:sSub>
          <m:sSubPr>
            <m:ctrlPr>
              <w:rPr>
                <w:rFonts w:ascii="Cambria Math" w:hAnsi="Cambria Math" w:cs="Arial"/>
                <w:b/>
                <w:i/>
                <w:sz w:val="20"/>
                <w:szCs w:val="20"/>
              </w:rPr>
            </m:ctrlPr>
          </m:sSubPr>
          <m:e>
            <m:r>
              <m:rPr>
                <m:sty m:val="bi"/>
              </m:rPr>
              <w:rPr>
                <w:rFonts w:ascii="Cambria Math" w:hAnsi="Cambria Math" w:cs="Arial"/>
                <w:sz w:val="20"/>
                <w:szCs w:val="20"/>
              </w:rPr>
              <m:t>L</m:t>
            </m:r>
          </m:e>
          <m:sub>
            <m:r>
              <m:rPr>
                <m:sty m:val="bi"/>
              </m:rPr>
              <w:rPr>
                <w:rFonts w:ascii="Cambria Math" w:hAnsi="Cambria Math" w:cs="Arial"/>
                <w:sz w:val="20"/>
                <w:szCs w:val="20"/>
              </w:rPr>
              <m:t>T</m:t>
            </m:r>
          </m:sub>
        </m:sSub>
        <m:r>
          <m:rPr>
            <m:sty m:val="bi"/>
          </m:rPr>
          <w:rPr>
            <w:rFonts w:ascii="Cambria Math" w:hAnsi="Cambria Math" w:cs="Arial"/>
            <w:sz w:val="20"/>
            <w:szCs w:val="20"/>
          </w:rPr>
          <m:t xml:space="preserve"> </m:t>
        </m:r>
      </m:oMath>
      <w:r w:rsidR="006022BC">
        <w:rPr>
          <w:rFonts w:ascii="Arial" w:hAnsi="Arial" w:cs="Arial"/>
          <w:b/>
          <w:sz w:val="20"/>
          <w:szCs w:val="20"/>
        </w:rPr>
        <w:t xml:space="preserve">     </w:t>
      </w:r>
      <w:r w:rsidR="006022BC" w:rsidRPr="00733947">
        <w:rPr>
          <w:rFonts w:ascii="Arial" w:hAnsi="Arial" w:cs="Arial"/>
          <w:sz w:val="20"/>
          <w:szCs w:val="20"/>
        </w:rPr>
        <w:t>-</w:t>
      </w:r>
      <w:r w:rsidR="006022BC">
        <w:rPr>
          <w:rFonts w:ascii="Arial" w:hAnsi="Arial" w:cs="Arial"/>
          <w:sz w:val="20"/>
          <w:szCs w:val="20"/>
        </w:rPr>
        <w:t xml:space="preserve"> </w:t>
      </w:r>
      <w:r w:rsidR="006022BC" w:rsidRPr="00733947">
        <w:rPr>
          <w:rFonts w:ascii="Arial" w:hAnsi="Arial" w:cs="Arial"/>
          <w:sz w:val="20"/>
          <w:szCs w:val="20"/>
        </w:rPr>
        <w:t xml:space="preserve"> długość </w:t>
      </w:r>
      <w:r w:rsidR="006022BC">
        <w:rPr>
          <w:rFonts w:ascii="Arial" w:hAnsi="Arial" w:cs="Arial"/>
          <w:sz w:val="20"/>
          <w:szCs w:val="20"/>
        </w:rPr>
        <w:t xml:space="preserve">trasowa </w:t>
      </w:r>
      <w:r w:rsidR="006022BC" w:rsidRPr="00733947">
        <w:rPr>
          <w:rFonts w:ascii="Arial" w:hAnsi="Arial" w:cs="Arial"/>
          <w:sz w:val="20"/>
          <w:szCs w:val="20"/>
        </w:rPr>
        <w:t>odcinka</w:t>
      </w:r>
      <w:r w:rsidR="00FA0DE3">
        <w:rPr>
          <w:rFonts w:ascii="Arial" w:hAnsi="Arial" w:cs="Arial"/>
          <w:sz w:val="20"/>
          <w:szCs w:val="20"/>
        </w:rPr>
        <w:t>,</w:t>
      </w:r>
    </w:p>
    <w:p w14:paraId="30ADAA99" w14:textId="77777777" w:rsidR="006022BC" w:rsidRPr="00695120" w:rsidRDefault="00695120" w:rsidP="00695120">
      <w:pPr>
        <w:spacing w:after="120"/>
        <w:jc w:val="both"/>
        <w:rPr>
          <w:rFonts w:ascii="Arial" w:hAnsi="Arial" w:cs="Arial"/>
          <w:sz w:val="20"/>
          <w:szCs w:val="20"/>
        </w:rPr>
      </w:pPr>
      <w:r>
        <w:rPr>
          <w:rFonts w:ascii="Arial" w:hAnsi="Arial" w:cs="Arial"/>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L</m:t>
            </m:r>
          </m:e>
          <m:sub>
            <m:r>
              <m:rPr>
                <m:sty m:val="bi"/>
              </m:rPr>
              <w:rPr>
                <w:rFonts w:ascii="Cambria Math" w:hAnsi="Cambria Math" w:cs="Arial"/>
                <w:sz w:val="20"/>
                <w:szCs w:val="20"/>
              </w:rPr>
              <m:t>OPT</m:t>
            </m:r>
          </m:sub>
        </m:sSub>
        <m:r>
          <m:rPr>
            <m:sty m:val="bi"/>
          </m:rPr>
          <w:rPr>
            <w:rFonts w:ascii="Cambria Math" w:hAnsi="Cambria Math" w:cs="Arial"/>
            <w:sz w:val="20"/>
            <w:szCs w:val="20"/>
          </w:rPr>
          <m:t xml:space="preserve"> </m:t>
        </m:r>
      </m:oMath>
      <w:r w:rsidR="006022BC">
        <w:rPr>
          <w:rFonts w:ascii="Arial" w:hAnsi="Arial" w:cs="Arial"/>
          <w:b/>
          <w:sz w:val="20"/>
          <w:szCs w:val="20"/>
        </w:rPr>
        <w:t xml:space="preserve"> </w:t>
      </w:r>
      <w:r w:rsidR="00FA0DE3">
        <w:rPr>
          <w:rFonts w:ascii="Arial" w:hAnsi="Arial" w:cs="Arial"/>
          <w:b/>
          <w:sz w:val="20"/>
          <w:szCs w:val="20"/>
        </w:rPr>
        <w:t xml:space="preserve"> </w:t>
      </w:r>
      <w:r w:rsidR="006022BC" w:rsidRPr="00733947">
        <w:rPr>
          <w:rFonts w:ascii="Arial" w:hAnsi="Arial" w:cs="Arial"/>
          <w:sz w:val="20"/>
          <w:szCs w:val="20"/>
        </w:rPr>
        <w:t xml:space="preserve">- </w:t>
      </w:r>
      <w:r w:rsidR="006022BC">
        <w:rPr>
          <w:rFonts w:ascii="Arial" w:hAnsi="Arial" w:cs="Arial"/>
          <w:sz w:val="20"/>
          <w:szCs w:val="20"/>
        </w:rPr>
        <w:t xml:space="preserve"> </w:t>
      </w:r>
      <w:r w:rsidR="006022BC" w:rsidRPr="00733947">
        <w:rPr>
          <w:rFonts w:ascii="Arial" w:hAnsi="Arial" w:cs="Arial"/>
          <w:sz w:val="20"/>
          <w:szCs w:val="20"/>
        </w:rPr>
        <w:t>długość odcinka</w:t>
      </w:r>
      <w:r w:rsidR="006022BC">
        <w:rPr>
          <w:rFonts w:ascii="Arial" w:hAnsi="Arial" w:cs="Arial"/>
          <w:sz w:val="20"/>
          <w:szCs w:val="20"/>
        </w:rPr>
        <w:t xml:space="preserve"> </w:t>
      </w:r>
      <w:r w:rsidR="00675F58">
        <w:rPr>
          <w:rFonts w:ascii="Arial" w:hAnsi="Arial" w:cs="Arial"/>
          <w:sz w:val="20"/>
          <w:szCs w:val="20"/>
        </w:rPr>
        <w:t>uwzględniająca zapasy i falowanie kabla w kanale technologicznym</w:t>
      </w:r>
      <w:r w:rsidR="00FA0DE3">
        <w:rPr>
          <w:rFonts w:ascii="Arial" w:hAnsi="Arial" w:cs="Arial"/>
          <w:sz w:val="20"/>
          <w:szCs w:val="20"/>
        </w:rPr>
        <w:t>,</w:t>
      </w:r>
    </w:p>
    <w:p w14:paraId="11766C5A" w14:textId="77777777" w:rsidR="00695120" w:rsidRDefault="00695120" w:rsidP="006022BC">
      <w:pPr>
        <w:spacing w:after="60"/>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D</m:t>
            </m:r>
          </m:e>
          <m:sub>
            <m:r>
              <m:rPr>
                <m:sty m:val="bi"/>
              </m:rPr>
              <w:rPr>
                <w:rFonts w:ascii="Cambria Math" w:hAnsi="Cambria Math" w:cs="Arial"/>
                <w:sz w:val="20"/>
                <w:szCs w:val="20"/>
              </w:rPr>
              <m:t>C</m:t>
            </m:r>
          </m:sub>
        </m:sSub>
        <m:r>
          <m:rPr>
            <m:sty m:val="bi"/>
          </m:rPr>
          <w:rPr>
            <w:rFonts w:ascii="Cambria Math" w:hAnsi="Cambria Math" w:cs="Arial"/>
            <w:sz w:val="20"/>
            <w:szCs w:val="20"/>
          </w:rPr>
          <m:t xml:space="preserve"> </m:t>
        </m:r>
      </m:oMath>
      <w:r>
        <w:rPr>
          <w:rFonts w:ascii="Arial" w:hAnsi="Arial" w:cs="Arial"/>
          <w:b/>
          <w:sz w:val="20"/>
          <w:szCs w:val="20"/>
        </w:rPr>
        <w:t xml:space="preserve">     </w:t>
      </w:r>
      <w:r w:rsidR="006022BC" w:rsidRPr="00733947">
        <w:rPr>
          <w:rFonts w:ascii="Arial" w:hAnsi="Arial" w:cs="Arial"/>
          <w:sz w:val="20"/>
          <w:szCs w:val="20"/>
        </w:rPr>
        <w:t xml:space="preserve">- </w:t>
      </w:r>
      <w:r w:rsidR="006022BC">
        <w:rPr>
          <w:rFonts w:ascii="Arial" w:hAnsi="Arial" w:cs="Arial"/>
          <w:sz w:val="20"/>
          <w:szCs w:val="20"/>
        </w:rPr>
        <w:t xml:space="preserve"> współczynnik dyspersji chromatycznej włókna światłowodowego </w:t>
      </w:r>
      <w:r w:rsidR="00E34D62">
        <w:rPr>
          <w:rFonts w:ascii="Arial" w:hAnsi="Arial" w:cs="Arial"/>
          <w:sz w:val="20"/>
          <w:szCs w:val="20"/>
        </w:rPr>
        <w:t>…….</w:t>
      </w:r>
      <w:r w:rsidR="006022BC">
        <w:rPr>
          <w:rFonts w:ascii="Arial" w:hAnsi="Arial" w:cs="Arial"/>
          <w:sz w:val="20"/>
          <w:szCs w:val="20"/>
        </w:rPr>
        <w:t xml:space="preserve"> dla długości </w:t>
      </w:r>
    </w:p>
    <w:p w14:paraId="07277817" w14:textId="77777777" w:rsidR="006022BC" w:rsidRPr="00695120" w:rsidRDefault="00695120" w:rsidP="00695120">
      <w:pPr>
        <w:spacing w:after="60"/>
        <w:rPr>
          <w:rFonts w:ascii="Arial" w:hAnsi="Arial" w:cs="Arial"/>
          <w:sz w:val="20"/>
          <w:szCs w:val="20"/>
        </w:rPr>
      </w:pPr>
      <w:r>
        <w:rPr>
          <w:rFonts w:ascii="Arial" w:hAnsi="Arial" w:cs="Arial"/>
          <w:sz w:val="20"/>
          <w:szCs w:val="20"/>
        </w:rPr>
        <w:t xml:space="preserve">                        </w:t>
      </w:r>
      <w:r w:rsidR="006022BC">
        <w:rPr>
          <w:rFonts w:ascii="Arial" w:hAnsi="Arial" w:cs="Arial"/>
          <w:sz w:val="20"/>
          <w:szCs w:val="20"/>
        </w:rPr>
        <w:t xml:space="preserve">fali </w:t>
      </w:r>
      <w:r w:rsidR="00E34D62">
        <w:rPr>
          <w:rFonts w:ascii="Arial" w:hAnsi="Arial" w:cs="Arial"/>
          <w:sz w:val="20"/>
          <w:szCs w:val="20"/>
        </w:rPr>
        <w:t>……..</w:t>
      </w:r>
      <w:r w:rsidR="006022BC">
        <w:rPr>
          <w:rFonts w:ascii="Arial" w:hAnsi="Arial" w:cs="Arial"/>
          <w:sz w:val="20"/>
          <w:szCs w:val="20"/>
        </w:rPr>
        <w:t>nm</w:t>
      </w:r>
      <w:r w:rsidR="00323998">
        <w:rPr>
          <w:rFonts w:ascii="Arial" w:hAnsi="Arial" w:cs="Arial"/>
          <w:sz w:val="20"/>
          <w:szCs w:val="20"/>
        </w:rPr>
        <w:t>,</w:t>
      </w:r>
    </w:p>
    <w:p w14:paraId="1036B119" w14:textId="77777777" w:rsidR="006022BC" w:rsidRDefault="00695120" w:rsidP="008B2212">
      <w:pPr>
        <w:rPr>
          <w:rFonts w:ascii="Arial" w:hAnsi="Arial" w:cs="Arial"/>
          <w:sz w:val="20"/>
          <w:szCs w:val="20"/>
        </w:rPr>
      </w:pPr>
      <w:r>
        <w:rPr>
          <w:rFonts w:ascii="Arial" w:hAnsi="Arial" w:cs="Arial"/>
          <w:b/>
          <w:sz w:val="20"/>
          <w:szCs w:val="20"/>
        </w:rPr>
        <w:t xml:space="preserve">           </w:t>
      </w:r>
      <m:oMath>
        <m:r>
          <m:rPr>
            <m:sty m:val="bi"/>
          </m:rPr>
          <w:rPr>
            <w:rFonts w:ascii="Cambria Math" w:hAnsi="Cambria Math" w:cs="Arial"/>
            <w:sz w:val="20"/>
            <w:szCs w:val="20"/>
          </w:rPr>
          <m:t>D</m:t>
        </m:r>
      </m:oMath>
      <w:r w:rsidR="006022BC">
        <w:rPr>
          <w:rFonts w:ascii="Arial" w:hAnsi="Arial" w:cs="Arial"/>
          <w:sz w:val="20"/>
          <w:szCs w:val="20"/>
        </w:rPr>
        <w:t xml:space="preserve">      </w:t>
      </w:r>
      <w:r>
        <w:rPr>
          <w:rFonts w:ascii="Arial" w:hAnsi="Arial" w:cs="Arial"/>
          <w:sz w:val="20"/>
          <w:szCs w:val="20"/>
        </w:rPr>
        <w:t xml:space="preserve"> </w:t>
      </w:r>
      <w:r w:rsidR="006022BC">
        <w:rPr>
          <w:rFonts w:ascii="Arial" w:hAnsi="Arial" w:cs="Arial"/>
          <w:sz w:val="20"/>
          <w:szCs w:val="20"/>
        </w:rPr>
        <w:t xml:space="preserve">-  dyspersja chromatyczna </w:t>
      </w:r>
      <w:r w:rsidR="00323998">
        <w:rPr>
          <w:rFonts w:ascii="Arial" w:hAnsi="Arial" w:cs="Arial"/>
          <w:sz w:val="20"/>
          <w:szCs w:val="20"/>
        </w:rPr>
        <w:t xml:space="preserve">włókna </w:t>
      </w:r>
      <w:r w:rsidR="00FA0DE3">
        <w:rPr>
          <w:rFonts w:ascii="Arial" w:hAnsi="Arial" w:cs="Arial"/>
          <w:sz w:val="20"/>
          <w:szCs w:val="20"/>
        </w:rPr>
        <w:t>światłowod</w:t>
      </w:r>
      <w:r w:rsidR="00323998">
        <w:rPr>
          <w:rFonts w:ascii="Arial" w:hAnsi="Arial" w:cs="Arial"/>
          <w:sz w:val="20"/>
          <w:szCs w:val="20"/>
        </w:rPr>
        <w:t>owego</w:t>
      </w:r>
      <w:r w:rsidR="00FA0DE3">
        <w:rPr>
          <w:rFonts w:ascii="Arial" w:hAnsi="Arial" w:cs="Arial"/>
          <w:sz w:val="20"/>
          <w:szCs w:val="20"/>
        </w:rPr>
        <w:t xml:space="preserve"> na danym odcinku</w:t>
      </w:r>
      <w:r w:rsidR="00323998">
        <w:rPr>
          <w:rFonts w:ascii="Arial" w:hAnsi="Arial" w:cs="Arial"/>
          <w:sz w:val="20"/>
          <w:szCs w:val="20"/>
        </w:rPr>
        <w:t>.</w:t>
      </w:r>
    </w:p>
    <w:p w14:paraId="1D34BC0A" w14:textId="77777777" w:rsidR="006022BC" w:rsidRDefault="0047744A" w:rsidP="00E34D62">
      <w:pPr>
        <w:spacing w:before="200" w:after="120"/>
        <w:jc w:val="both"/>
        <w:rPr>
          <w:rFonts w:ascii="Arial" w:hAnsi="Arial" w:cs="Arial"/>
          <w:sz w:val="20"/>
          <w:szCs w:val="20"/>
        </w:rPr>
      </w:pPr>
      <w:r>
        <w:rPr>
          <w:rFonts w:ascii="Arial" w:hAnsi="Arial" w:cs="Arial"/>
          <w:sz w:val="20"/>
          <w:szCs w:val="20"/>
        </w:rPr>
        <w:t>Przykładowe obliczeni</w:t>
      </w:r>
      <w:r w:rsidR="00E34D62">
        <w:rPr>
          <w:rFonts w:ascii="Arial" w:hAnsi="Arial" w:cs="Arial"/>
          <w:sz w:val="20"/>
          <w:szCs w:val="20"/>
        </w:rPr>
        <w:t xml:space="preserve">a: </w:t>
      </w:r>
      <w:r>
        <w:rPr>
          <w:rFonts w:ascii="Arial" w:hAnsi="Arial" w:cs="Arial"/>
          <w:sz w:val="20"/>
          <w:szCs w:val="20"/>
        </w:rPr>
        <w:t xml:space="preserve"> </w:t>
      </w:r>
    </w:p>
    <w:p w14:paraId="0B1E88B4" w14:textId="77777777" w:rsidR="006B5C3C" w:rsidRDefault="00C70B42" w:rsidP="00E34D62">
      <w:pPr>
        <w:spacing w:before="200" w:after="120"/>
        <w:jc w:val="both"/>
        <w:rPr>
          <w:rFonts w:ascii="Arial" w:hAnsi="Arial" w:cs="Arial"/>
          <w:sz w:val="20"/>
          <w:szCs w:val="20"/>
        </w:rPr>
      </w:pPr>
      <w:r w:rsidRPr="00C70B42">
        <w:rPr>
          <w:rFonts w:ascii="Cambria Math" w:eastAsiaTheme="minorHAnsi" w:hAnsi="Cambria Math" w:cs="Arial"/>
          <w:i/>
        </w:rPr>
        <w:t>D = D</w:t>
      </w:r>
      <w:r w:rsidRPr="00C70B42">
        <w:rPr>
          <w:rFonts w:ascii="Cambria Math" w:eastAsiaTheme="minorHAnsi" w:hAnsi="Cambria Math" w:cs="Arial"/>
          <w:i/>
          <w:sz w:val="14"/>
          <w:szCs w:val="14"/>
        </w:rPr>
        <w:t xml:space="preserve">C </w:t>
      </w:r>
      <w:r>
        <w:rPr>
          <w:rFonts w:ascii="Cambria Math" w:eastAsiaTheme="minorHAnsi" w:hAnsi="Cambria Math" w:cs="Arial"/>
          <w:i/>
          <w:sz w:val="14"/>
          <w:szCs w:val="14"/>
        </w:rPr>
        <w:t xml:space="preserve"> </w:t>
      </w:r>
      <w:r>
        <w:rPr>
          <w:rFonts w:ascii="Cambria Math" w:eastAsiaTheme="minorHAnsi" w:hAnsi="Cambria Math" w:cs="Arial"/>
          <w:i/>
          <w:sz w:val="14"/>
          <w:szCs w:val="14"/>
        </w:rPr>
        <w:sym w:font="Symbol" w:char="F0D7"/>
      </w:r>
      <w:r w:rsidRPr="00C70B42">
        <w:rPr>
          <w:rFonts w:ascii="Cambria Math" w:eastAsiaTheme="minorHAnsi" w:hAnsi="Cambria Math" w:cs="Arial"/>
          <w:i/>
        </w:rPr>
        <w:t xml:space="preserve"> L</w:t>
      </w:r>
      <w:r w:rsidRPr="00C70B42">
        <w:rPr>
          <w:rFonts w:ascii="Cambria Math" w:eastAsiaTheme="minorHAnsi" w:hAnsi="Cambria Math" w:cs="Arial"/>
          <w:i/>
          <w:sz w:val="14"/>
          <w:szCs w:val="14"/>
        </w:rPr>
        <w:t>OPT</w:t>
      </w:r>
      <w:r>
        <w:rPr>
          <w:rFonts w:ascii="Cambria Math" w:eastAsiaTheme="minorHAnsi" w:hAnsi="Cambria Math" w:cs="Arial"/>
          <w:i/>
          <w:sz w:val="14"/>
          <w:szCs w:val="14"/>
        </w:rPr>
        <w:t xml:space="preserve"> </w:t>
      </w:r>
      <w:r w:rsidRPr="00C70B42">
        <w:rPr>
          <w:rFonts w:ascii="Cambria Math" w:eastAsiaTheme="minorHAnsi" w:hAnsi="Cambria Math" w:cs="Arial"/>
          <w:i/>
        </w:rPr>
        <w:t>=</w:t>
      </w:r>
      <w:r w:rsidR="006B5C3C">
        <w:rPr>
          <w:rFonts w:ascii="Arial" w:hAnsi="Arial" w:cs="Arial"/>
          <w:sz w:val="20"/>
          <w:szCs w:val="20"/>
        </w:rPr>
        <w:t>……………………………………………………..</w:t>
      </w:r>
    </w:p>
    <w:p w14:paraId="2D6F164B" w14:textId="77777777" w:rsidR="00E34D62" w:rsidRPr="00161EA9" w:rsidRDefault="00E34D62" w:rsidP="00E34D62">
      <w:pPr>
        <w:spacing w:before="200" w:after="120"/>
        <w:jc w:val="both"/>
        <w:rPr>
          <w:rFonts w:ascii="Arial" w:hAnsi="Arial" w:cs="Arial"/>
          <w:sz w:val="18"/>
          <w:szCs w:val="18"/>
        </w:rPr>
      </w:pPr>
    </w:p>
    <w:p w14:paraId="19B6F7DE" w14:textId="77777777" w:rsidR="006022BC" w:rsidRPr="008B0664" w:rsidRDefault="00224DD5" w:rsidP="008B2212">
      <w:pPr>
        <w:pStyle w:val="Podrozdzia"/>
      </w:pPr>
      <w:bookmarkStart w:id="482" w:name="_Toc85183139"/>
      <w:r>
        <w:t>3</w:t>
      </w:r>
      <w:r w:rsidR="008B2212" w:rsidRPr="008B2212">
        <w:t>.1</w:t>
      </w:r>
      <w:r w:rsidR="009E5DC8">
        <w:t>2</w:t>
      </w:r>
      <w:r w:rsidR="008B2212" w:rsidRPr="008B2212">
        <w:t>.</w:t>
      </w:r>
      <w:r w:rsidR="008B2212">
        <w:t xml:space="preserve"> </w:t>
      </w:r>
      <w:r w:rsidR="006022BC" w:rsidRPr="008B0664">
        <w:t xml:space="preserve">Bilans </w:t>
      </w:r>
      <w:r w:rsidR="006022BC">
        <w:t>dyspersji</w:t>
      </w:r>
      <w:r w:rsidR="006022BC" w:rsidRPr="008B0664">
        <w:t xml:space="preserve"> </w:t>
      </w:r>
      <w:r w:rsidR="006F03A4">
        <w:t>chromatyczn</w:t>
      </w:r>
      <w:r w:rsidR="00C2023C">
        <w:t>ej</w:t>
      </w:r>
      <w:r w:rsidR="00B66769">
        <w:t xml:space="preserve"> łącza światłowodowego</w:t>
      </w:r>
      <w:bookmarkEnd w:id="482"/>
    </w:p>
    <w:p w14:paraId="1B4FB11B" w14:textId="77777777" w:rsidR="00C2023C" w:rsidRDefault="00C2023C" w:rsidP="00C2023C">
      <w:pPr>
        <w:spacing w:after="120" w:line="360" w:lineRule="auto"/>
        <w:jc w:val="both"/>
        <w:rPr>
          <w:rFonts w:ascii="Arial" w:hAnsi="Arial" w:cs="Arial"/>
          <w:sz w:val="20"/>
          <w:szCs w:val="20"/>
        </w:rPr>
      </w:pPr>
      <w:r>
        <w:rPr>
          <w:rFonts w:ascii="Arial" w:hAnsi="Arial" w:cs="Arial"/>
          <w:sz w:val="20"/>
          <w:szCs w:val="20"/>
        </w:rPr>
        <w:t>Wyniki obliczeń bilansu dyspersji chromatycznej dla poszczególnych odcinków projektowanego łącza światłowodowego:</w:t>
      </w:r>
    </w:p>
    <w:p w14:paraId="5B4A07CA" w14:textId="77777777" w:rsidR="00156A87" w:rsidRDefault="00156A87" w:rsidP="00C2023C">
      <w:pPr>
        <w:spacing w:after="120" w:line="360" w:lineRule="auto"/>
        <w:jc w:val="both"/>
        <w:rPr>
          <w:rFonts w:ascii="Arial" w:hAnsi="Arial" w:cs="Arial"/>
          <w:sz w:val="20"/>
          <w:szCs w:val="20"/>
        </w:rPr>
      </w:pPr>
      <w:r>
        <w:rPr>
          <w:rFonts w:ascii="Arial" w:hAnsi="Arial" w:cs="Arial"/>
          <w:noProof/>
          <w:sz w:val="20"/>
          <w:szCs w:val="20"/>
        </w:rPr>
        <w:drawing>
          <wp:inline distT="0" distB="0" distL="0" distR="0" wp14:anchorId="0F263CBB" wp14:editId="48F49080">
            <wp:extent cx="1610968" cy="279656"/>
            <wp:effectExtent l="19050" t="0" r="8282" b="0"/>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srcRect/>
                    <a:stretch>
                      <a:fillRect/>
                    </a:stretch>
                  </pic:blipFill>
                  <pic:spPr bwMode="auto">
                    <a:xfrm>
                      <a:off x="0" y="0"/>
                      <a:ext cx="1629365" cy="282850"/>
                    </a:xfrm>
                    <a:prstGeom prst="rect">
                      <a:avLst/>
                    </a:prstGeom>
                    <a:noFill/>
                    <a:ln w="9525">
                      <a:noFill/>
                      <a:miter lim="800000"/>
                      <a:headEnd/>
                      <a:tailEnd/>
                    </a:ln>
                  </pic:spPr>
                </pic:pic>
              </a:graphicData>
            </a:graphic>
          </wp:inline>
        </w:drawing>
      </w:r>
    </w:p>
    <w:p w14:paraId="4219A5F3" w14:textId="77777777" w:rsidR="00034973" w:rsidRDefault="00156A87" w:rsidP="00034973">
      <w:pPr>
        <w:spacing w:after="120" w:line="360" w:lineRule="auto"/>
        <w:jc w:val="both"/>
        <w:rPr>
          <w:rFonts w:ascii="Arial" w:eastAsiaTheme="minorHAnsi" w:hAnsi="Arial" w:cs="Arial"/>
          <w:sz w:val="20"/>
          <w:szCs w:val="20"/>
        </w:rPr>
      </w:pPr>
      <w:r>
        <w:rPr>
          <w:rFonts w:ascii="Arial" w:eastAsiaTheme="minorHAnsi" w:hAnsi="Arial" w:cs="Arial"/>
          <w:sz w:val="20"/>
          <w:szCs w:val="20"/>
        </w:rPr>
        <w:t xml:space="preserve">gdzie: </w:t>
      </w:r>
      <w:r>
        <w:rPr>
          <w:rFonts w:ascii="Arial" w:eastAsiaTheme="minorHAnsi" w:hAnsi="Arial" w:cs="Arial"/>
          <w:sz w:val="20"/>
          <w:szCs w:val="20"/>
        </w:rPr>
        <w:tab/>
      </w:r>
      <w:r w:rsidRPr="00156A87">
        <w:rPr>
          <w:rFonts w:ascii="Cambria Math" w:eastAsiaTheme="minorHAnsi" w:hAnsi="Cambria Math" w:cs="Arial"/>
          <w:i/>
        </w:rPr>
        <w:t>D</w:t>
      </w:r>
      <w:r w:rsidRPr="00156A87">
        <w:rPr>
          <w:rFonts w:ascii="Cambria Math" w:eastAsiaTheme="minorHAnsi" w:hAnsi="Cambria Math" w:cs="Arial"/>
          <w:i/>
          <w:vertAlign w:val="subscript"/>
        </w:rPr>
        <w:t>Rxn</w:t>
      </w:r>
      <w:r w:rsidRPr="00156A87">
        <w:rPr>
          <w:rFonts w:ascii="Arial" w:eastAsiaTheme="minorHAnsi" w:hAnsi="Arial" w:cs="Arial"/>
          <w:i/>
          <w:vertAlign w:val="subscript"/>
        </w:rPr>
        <w:t xml:space="preserve"> </w:t>
      </w:r>
      <w:r>
        <w:rPr>
          <w:rFonts w:ascii="CambriaMath" w:eastAsiaTheme="minorHAnsi" w:hAnsi="CambriaMath" w:cs="CambriaMath"/>
          <w:sz w:val="12"/>
          <w:szCs w:val="12"/>
        </w:rPr>
        <w:t xml:space="preserve"> </w:t>
      </w:r>
      <w:r>
        <w:rPr>
          <w:rFonts w:ascii="Arial" w:eastAsiaTheme="minorHAnsi" w:hAnsi="Arial" w:cs="Arial"/>
          <w:sz w:val="20"/>
          <w:szCs w:val="20"/>
        </w:rPr>
        <w:t>- dyspersja chromatyczna widziana z perspektywy danego odbiornika,</w:t>
      </w:r>
    </w:p>
    <w:p w14:paraId="6D0045BF" w14:textId="77777777" w:rsidR="00156A87" w:rsidRDefault="00156A87" w:rsidP="00034973">
      <w:pPr>
        <w:spacing w:after="120" w:line="360" w:lineRule="auto"/>
        <w:ind w:firstLine="708"/>
        <w:jc w:val="both"/>
        <w:rPr>
          <w:rFonts w:ascii="Arial" w:eastAsiaTheme="minorHAnsi" w:hAnsi="Arial" w:cs="Arial"/>
          <w:sz w:val="20"/>
          <w:szCs w:val="20"/>
        </w:rPr>
      </w:pPr>
      <w:r w:rsidRPr="00156A87">
        <w:rPr>
          <w:rFonts w:ascii="Cambria Math" w:eastAsiaTheme="minorHAnsi" w:hAnsi="Cambria Math" w:cs="Arial"/>
          <w:i/>
        </w:rPr>
        <w:t>D</w:t>
      </w:r>
      <w:r w:rsidRPr="00156A87">
        <w:rPr>
          <w:rFonts w:ascii="Cambria Math" w:eastAsiaTheme="minorHAnsi" w:hAnsi="Cambria Math" w:cs="Arial"/>
          <w:i/>
          <w:vertAlign w:val="subscript"/>
        </w:rPr>
        <w:t>n</w:t>
      </w:r>
      <w:r>
        <w:rPr>
          <w:rFonts w:ascii="Cambria Math" w:eastAsiaTheme="minorHAnsi" w:hAnsi="Cambria Math" w:cs="Arial"/>
          <w:i/>
          <w:vertAlign w:val="subscript"/>
        </w:rPr>
        <w:t xml:space="preserve"> </w:t>
      </w:r>
      <w:r>
        <w:rPr>
          <w:rFonts w:ascii="CambriaMath" w:eastAsiaTheme="minorHAnsi" w:hAnsi="CambriaMath" w:cs="CambriaMath"/>
          <w:sz w:val="14"/>
          <w:szCs w:val="14"/>
        </w:rPr>
        <w:t xml:space="preserve"> </w:t>
      </w:r>
      <w:r>
        <w:rPr>
          <w:rFonts w:ascii="Arial" w:eastAsiaTheme="minorHAnsi" w:hAnsi="Arial" w:cs="Arial"/>
          <w:sz w:val="20"/>
          <w:szCs w:val="20"/>
        </w:rPr>
        <w:t>- dyspersja chromatyczna poszczególnych odcinków łącza światłowodowego,</w:t>
      </w:r>
    </w:p>
    <w:p w14:paraId="3E80B4DC" w14:textId="77777777" w:rsidR="00034973" w:rsidRDefault="00156A87" w:rsidP="00034973">
      <w:pPr>
        <w:autoSpaceDE w:val="0"/>
        <w:autoSpaceDN w:val="0"/>
        <w:adjustRightInd w:val="0"/>
        <w:spacing w:line="360" w:lineRule="auto"/>
        <w:ind w:firstLine="708"/>
        <w:rPr>
          <w:rFonts w:ascii="Arial" w:eastAsiaTheme="minorHAnsi" w:hAnsi="Arial" w:cs="Arial"/>
          <w:sz w:val="20"/>
          <w:szCs w:val="20"/>
        </w:rPr>
      </w:pPr>
      <w:r w:rsidRPr="00156A87">
        <w:rPr>
          <w:rFonts w:ascii="Cambria Math" w:eastAsiaTheme="minorHAnsi" w:hAnsi="Cambria Math" w:cs="Arial"/>
          <w:i/>
        </w:rPr>
        <w:t>K</w:t>
      </w:r>
      <w:r>
        <w:rPr>
          <w:rFonts w:ascii="Cambria Math" w:eastAsiaTheme="minorHAnsi" w:hAnsi="Cambria Math" w:cs="Arial"/>
          <w:i/>
          <w:vertAlign w:val="subscript"/>
        </w:rPr>
        <w:t>P</w:t>
      </w:r>
      <w:r w:rsidRPr="00156A87">
        <w:rPr>
          <w:rFonts w:ascii="Cambria Math" w:eastAsiaTheme="minorHAnsi" w:hAnsi="Cambria Math" w:cs="Arial"/>
          <w:i/>
          <w:vertAlign w:val="subscript"/>
        </w:rPr>
        <w:t>n</w:t>
      </w:r>
      <w:r w:rsidRPr="00156A87">
        <w:rPr>
          <w:rFonts w:ascii="Cambria Math" w:eastAsiaTheme="minorHAnsi" w:hAnsi="Cambria Math" w:cs="Arial"/>
          <w:i/>
        </w:rPr>
        <w:t xml:space="preserve"> </w:t>
      </w:r>
      <w:r>
        <w:rPr>
          <w:rFonts w:ascii="Arial" w:eastAsiaTheme="minorHAnsi" w:hAnsi="Arial" w:cs="Arial"/>
          <w:sz w:val="20"/>
          <w:szCs w:val="20"/>
        </w:rPr>
        <w:t>- kompensatory dyspersji przelotowe (instalowane na trasie w lokalizacji ……),</w:t>
      </w:r>
    </w:p>
    <w:p w14:paraId="6AA73B27" w14:textId="77777777" w:rsidR="00E34D62" w:rsidRDefault="00156A87" w:rsidP="00034973">
      <w:pPr>
        <w:autoSpaceDE w:val="0"/>
        <w:autoSpaceDN w:val="0"/>
        <w:adjustRightInd w:val="0"/>
        <w:spacing w:line="360" w:lineRule="auto"/>
        <w:ind w:firstLine="708"/>
        <w:rPr>
          <w:rFonts w:ascii="Arial" w:eastAsiaTheme="minorHAnsi" w:hAnsi="Arial" w:cs="Arial"/>
          <w:sz w:val="20"/>
          <w:szCs w:val="20"/>
        </w:rPr>
      </w:pPr>
      <w:r w:rsidRPr="00156A87">
        <w:rPr>
          <w:rFonts w:ascii="Cambria Math" w:eastAsiaTheme="minorHAnsi" w:hAnsi="Cambria Math" w:cs="Arial"/>
          <w:i/>
        </w:rPr>
        <w:t>K</w:t>
      </w:r>
      <w:r>
        <w:rPr>
          <w:rFonts w:ascii="Cambria Math" w:eastAsiaTheme="minorHAnsi" w:hAnsi="Cambria Math" w:cs="Arial"/>
          <w:i/>
          <w:vertAlign w:val="subscript"/>
        </w:rPr>
        <w:t>K</w:t>
      </w:r>
      <w:r w:rsidRPr="00156A87">
        <w:rPr>
          <w:rFonts w:ascii="Cambria Math" w:eastAsiaTheme="minorHAnsi" w:hAnsi="Cambria Math" w:cs="Arial"/>
          <w:i/>
          <w:vertAlign w:val="subscript"/>
        </w:rPr>
        <w:t>n</w:t>
      </w:r>
      <w:r>
        <w:rPr>
          <w:rFonts w:ascii="Arial" w:eastAsiaTheme="minorHAnsi" w:hAnsi="Arial" w:cs="Arial"/>
          <w:sz w:val="20"/>
          <w:szCs w:val="20"/>
        </w:rPr>
        <w:t xml:space="preserve"> - kompensatory dyspersji końcowe (instalowane przy odbiornikach)</w:t>
      </w:r>
      <w:r w:rsidR="00034973">
        <w:rPr>
          <w:rFonts w:ascii="Arial" w:eastAsiaTheme="minorHAnsi" w:hAnsi="Arial" w:cs="Arial"/>
          <w:sz w:val="20"/>
          <w:szCs w:val="20"/>
        </w:rPr>
        <w:t>.</w:t>
      </w:r>
    </w:p>
    <w:p w14:paraId="2C954234" w14:textId="77777777" w:rsidR="00034973" w:rsidRPr="00034973" w:rsidRDefault="00034973" w:rsidP="00034973">
      <w:pPr>
        <w:autoSpaceDE w:val="0"/>
        <w:autoSpaceDN w:val="0"/>
        <w:adjustRightInd w:val="0"/>
        <w:spacing w:line="360" w:lineRule="auto"/>
        <w:ind w:firstLine="708"/>
        <w:rPr>
          <w:rFonts w:ascii="Arial" w:eastAsiaTheme="minorHAnsi" w:hAnsi="Arial" w:cs="Arial"/>
          <w:sz w:val="20"/>
          <w:szCs w:val="20"/>
        </w:rPr>
      </w:pPr>
    </w:p>
    <w:p w14:paraId="7519821B" w14:textId="77777777" w:rsidR="006022BC" w:rsidRPr="006B6477" w:rsidRDefault="00224DD5" w:rsidP="006B6477">
      <w:pPr>
        <w:pStyle w:val="Podrozdzia"/>
      </w:pPr>
      <w:bookmarkStart w:id="483" w:name="_Toc85183140"/>
      <w:r>
        <w:t>3</w:t>
      </w:r>
      <w:r w:rsidR="006022BC" w:rsidRPr="006B6477">
        <w:t>.1</w:t>
      </w:r>
      <w:r w:rsidR="009E5DC8">
        <w:t>3</w:t>
      </w:r>
      <w:r w:rsidR="006022BC" w:rsidRPr="006B6477">
        <w:t>. Tłumienie łącza światłowodowego</w:t>
      </w:r>
      <w:bookmarkEnd w:id="483"/>
    </w:p>
    <w:p w14:paraId="6EA12F01" w14:textId="77777777" w:rsidR="006022BC" w:rsidRPr="003E2A36" w:rsidRDefault="003E2A36" w:rsidP="003E2A36">
      <w:pPr>
        <w:autoSpaceDE w:val="0"/>
        <w:autoSpaceDN w:val="0"/>
        <w:adjustRightInd w:val="0"/>
        <w:spacing w:line="360" w:lineRule="auto"/>
        <w:jc w:val="center"/>
        <w:rPr>
          <w:rFonts w:ascii="Arial" w:eastAsia="Arial" w:hAnsi="Arial" w:cs="Arial"/>
          <w:sz w:val="20"/>
          <w:szCs w:val="20"/>
        </w:rPr>
      </w:pPr>
      <w:r w:rsidRPr="00695120">
        <w:rPr>
          <w:rFonts w:ascii="Arial" w:eastAsia="Arial" w:hAnsi="Arial" w:cs="Arial"/>
          <w:b/>
          <w:sz w:val="20"/>
          <w:szCs w:val="20"/>
        </w:rPr>
        <w:t>Tab</w:t>
      </w:r>
      <w:r w:rsidR="00224DD5">
        <w:rPr>
          <w:rFonts w:ascii="Arial" w:eastAsia="Arial" w:hAnsi="Arial" w:cs="Arial"/>
          <w:b/>
          <w:sz w:val="20"/>
          <w:szCs w:val="20"/>
        </w:rPr>
        <w:t>….</w:t>
      </w:r>
      <w:r>
        <w:rPr>
          <w:rFonts w:ascii="Arial" w:eastAsia="Arial" w:hAnsi="Arial" w:cs="Arial"/>
          <w:sz w:val="20"/>
          <w:szCs w:val="20"/>
        </w:rPr>
        <w:t xml:space="preserve"> Wyniki obliczeń tłumienia projektowanego łącza światłowodowego</w:t>
      </w:r>
    </w:p>
    <w:tbl>
      <w:tblPr>
        <w:tblStyle w:val="Tabela-Siatka"/>
        <w:tblW w:w="0" w:type="auto"/>
        <w:jc w:val="center"/>
        <w:tblLook w:val="04A0" w:firstRow="1" w:lastRow="0" w:firstColumn="1" w:lastColumn="0" w:noHBand="0" w:noVBand="1"/>
      </w:tblPr>
      <w:tblGrid>
        <w:gridCol w:w="486"/>
        <w:gridCol w:w="927"/>
        <w:gridCol w:w="620"/>
        <w:gridCol w:w="659"/>
        <w:gridCol w:w="941"/>
        <w:gridCol w:w="443"/>
        <w:gridCol w:w="589"/>
        <w:gridCol w:w="434"/>
        <w:gridCol w:w="628"/>
        <w:gridCol w:w="628"/>
        <w:gridCol w:w="589"/>
        <w:gridCol w:w="628"/>
      </w:tblGrid>
      <w:tr w:rsidR="006022BC" w:rsidRPr="008D17C8" w14:paraId="79A484A0" w14:textId="77777777" w:rsidTr="00AC5636">
        <w:trPr>
          <w:jc w:val="center"/>
        </w:trPr>
        <w:tc>
          <w:tcPr>
            <w:tcW w:w="0" w:type="auto"/>
            <w:tcBorders>
              <w:bottom w:val="single" w:sz="18" w:space="0" w:color="auto"/>
              <w:right w:val="single" w:sz="18" w:space="0" w:color="auto"/>
            </w:tcBorders>
            <w:vAlign w:val="center"/>
          </w:tcPr>
          <w:p w14:paraId="38953A77" w14:textId="77777777" w:rsidR="006022BC" w:rsidRPr="008D17C8" w:rsidRDefault="006022BC" w:rsidP="00AC5636">
            <w:pPr>
              <w:spacing w:before="20" w:after="20"/>
              <w:jc w:val="center"/>
              <w:rPr>
                <w:rFonts w:ascii="Arial" w:hAnsi="Arial" w:cs="Arial"/>
                <w:b/>
                <w:i/>
                <w:sz w:val="18"/>
                <w:szCs w:val="18"/>
              </w:rPr>
            </w:pPr>
            <w:r w:rsidRPr="008D17C8">
              <w:rPr>
                <w:rFonts w:ascii="Arial" w:hAnsi="Arial" w:cs="Arial"/>
                <w:b/>
                <w:i/>
                <w:sz w:val="18"/>
                <w:szCs w:val="18"/>
              </w:rPr>
              <w:t>Lp.</w:t>
            </w:r>
          </w:p>
        </w:tc>
        <w:tc>
          <w:tcPr>
            <w:tcW w:w="0" w:type="auto"/>
            <w:tcBorders>
              <w:left w:val="single" w:sz="18" w:space="0" w:color="auto"/>
              <w:bottom w:val="single" w:sz="18" w:space="0" w:color="auto"/>
              <w:right w:val="single" w:sz="18" w:space="0" w:color="auto"/>
            </w:tcBorders>
            <w:vAlign w:val="center"/>
          </w:tcPr>
          <w:p w14:paraId="4FF0BFDF" w14:textId="77777777" w:rsidR="006022BC" w:rsidRPr="008D17C8" w:rsidRDefault="006022BC" w:rsidP="00AC5636">
            <w:pPr>
              <w:spacing w:before="20" w:after="20"/>
              <w:jc w:val="center"/>
              <w:rPr>
                <w:rFonts w:ascii="Arial" w:hAnsi="Arial" w:cs="Arial"/>
                <w:b/>
                <w:i/>
                <w:sz w:val="18"/>
                <w:szCs w:val="18"/>
              </w:rPr>
            </w:pPr>
            <w:r w:rsidRPr="008D17C8">
              <w:rPr>
                <w:rFonts w:ascii="Arial" w:hAnsi="Arial" w:cs="Arial"/>
                <w:b/>
                <w:i/>
                <w:sz w:val="18"/>
                <w:szCs w:val="18"/>
              </w:rPr>
              <w:t>Odcinek</w:t>
            </w:r>
          </w:p>
        </w:tc>
        <w:tc>
          <w:tcPr>
            <w:tcW w:w="0" w:type="auto"/>
            <w:tcBorders>
              <w:left w:val="single" w:sz="18" w:space="0" w:color="auto"/>
              <w:bottom w:val="single" w:sz="18" w:space="0" w:color="auto"/>
            </w:tcBorders>
            <w:vAlign w:val="center"/>
          </w:tcPr>
          <w:p w14:paraId="61FDA347"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L</m:t>
                    </m:r>
                  </m:e>
                  <m:sub>
                    <m:r>
                      <m:rPr>
                        <m:sty m:val="bi"/>
                      </m:rPr>
                      <w:rPr>
                        <w:rFonts w:ascii="Cambria Math" w:hAnsi="Cambria Math" w:cs="Arial"/>
                        <w:sz w:val="18"/>
                        <w:szCs w:val="18"/>
                      </w:rPr>
                      <m:t>T</m:t>
                    </m:r>
                  </m:sub>
                </m:sSub>
                <m:r>
                  <m:rPr>
                    <m:sty m:val="bi"/>
                  </m:rPr>
                  <w:rPr>
                    <w:rFonts w:ascii="Cambria Math" w:hAnsi="Cambria Math" w:cs="Arial"/>
                    <w:sz w:val="18"/>
                    <w:szCs w:val="18"/>
                  </w:rPr>
                  <m:t xml:space="preserve"> </m:t>
                </m:r>
              </m:oMath>
            </m:oMathPara>
          </w:p>
          <w:p w14:paraId="5A6DCFC1" w14:textId="77777777" w:rsidR="006022BC" w:rsidRPr="008D17C8" w:rsidRDefault="006022BC" w:rsidP="00AC5636">
            <w:pPr>
              <w:spacing w:before="20" w:after="20"/>
              <w:jc w:val="center"/>
              <w:rPr>
                <w:rFonts w:ascii="Arial" w:hAnsi="Arial" w:cs="Arial"/>
                <w:b/>
                <w:i/>
                <w:sz w:val="18"/>
                <w:szCs w:val="18"/>
              </w:rPr>
            </w:pPr>
            <m:oMath>
              <m:r>
                <m:rPr>
                  <m:sty m:val="bi"/>
                </m:rPr>
                <w:rPr>
                  <w:rFonts w:ascii="Cambria Math" w:hAnsi="Cambria Math" w:cs="Arial"/>
                  <w:sz w:val="18"/>
                  <w:szCs w:val="18"/>
                </w:rPr>
                <m:t>[km]</m:t>
              </m:r>
            </m:oMath>
            <w:r w:rsidRPr="008D17C8">
              <w:rPr>
                <w:rFonts w:ascii="Arial" w:hAnsi="Arial" w:cs="Arial"/>
                <w:b/>
                <w:i/>
                <w:sz w:val="18"/>
                <w:szCs w:val="18"/>
              </w:rPr>
              <w:t xml:space="preserve"> </w:t>
            </w:r>
          </w:p>
        </w:tc>
        <w:tc>
          <w:tcPr>
            <w:tcW w:w="0" w:type="auto"/>
            <w:tcBorders>
              <w:bottom w:val="single" w:sz="18" w:space="0" w:color="auto"/>
            </w:tcBorders>
            <w:vAlign w:val="center"/>
          </w:tcPr>
          <w:p w14:paraId="41C80DB5"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L</m:t>
                    </m:r>
                  </m:e>
                  <m:sub>
                    <m:r>
                      <m:rPr>
                        <m:sty m:val="bi"/>
                      </m:rPr>
                      <w:rPr>
                        <w:rFonts w:ascii="Cambria Math" w:hAnsi="Cambria Math" w:cs="Arial"/>
                        <w:sz w:val="18"/>
                        <w:szCs w:val="18"/>
                      </w:rPr>
                      <m:t>OPT</m:t>
                    </m:r>
                  </m:sub>
                </m:sSub>
              </m:oMath>
            </m:oMathPara>
          </w:p>
          <w:p w14:paraId="32C2B67E" w14:textId="77777777" w:rsidR="006022BC" w:rsidRPr="008D17C8" w:rsidRDefault="006022BC" w:rsidP="00AC5636">
            <w:pPr>
              <w:spacing w:before="20" w:after="20"/>
              <w:jc w:val="center"/>
              <w:rPr>
                <w:rFonts w:ascii="Arial" w:hAnsi="Arial" w:cs="Arial"/>
                <w:b/>
                <w:i/>
                <w:sz w:val="18"/>
                <w:szCs w:val="18"/>
              </w:rPr>
            </w:pPr>
            <m:oMath>
              <m:r>
                <m:rPr>
                  <m:sty m:val="bi"/>
                </m:rPr>
                <w:rPr>
                  <w:rFonts w:ascii="Cambria Math" w:hAnsi="Cambria Math" w:cs="Arial"/>
                  <w:sz w:val="18"/>
                  <w:szCs w:val="18"/>
                </w:rPr>
                <m:t xml:space="preserve"> [km]</m:t>
              </m:r>
            </m:oMath>
            <w:r w:rsidRPr="008D17C8">
              <w:rPr>
                <w:rFonts w:ascii="Arial" w:hAnsi="Arial" w:cs="Arial"/>
                <w:b/>
                <w:i/>
                <w:sz w:val="18"/>
                <w:szCs w:val="18"/>
              </w:rPr>
              <w:t xml:space="preserve"> </w:t>
            </w:r>
          </w:p>
        </w:tc>
        <w:tc>
          <w:tcPr>
            <w:tcW w:w="0" w:type="auto"/>
            <w:tcBorders>
              <w:bottom w:val="single" w:sz="18" w:space="0" w:color="auto"/>
            </w:tcBorders>
            <w:vAlign w:val="center"/>
          </w:tcPr>
          <w:p w14:paraId="72DFBC2A"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 xml:space="preserve">α </m:t>
                </m:r>
              </m:oMath>
            </m:oMathPara>
          </w:p>
          <w:p w14:paraId="0C428089" w14:textId="77777777" w:rsidR="006022BC" w:rsidRPr="008D17C8" w:rsidRDefault="00000000" w:rsidP="00AC5636">
            <w:pPr>
              <w:spacing w:before="20" w:after="20"/>
              <w:jc w:val="center"/>
              <w:rPr>
                <w:rFonts w:ascii="Arial" w:hAnsi="Arial" w:cs="Arial"/>
                <w:b/>
                <w:i/>
                <w:sz w:val="18"/>
                <w:szCs w:val="18"/>
              </w:rPr>
            </w:pPr>
            <m:oMathPara>
              <m:oMath>
                <m:d>
                  <m:dPr>
                    <m:begChr m:val="["/>
                    <m:endChr m:val="]"/>
                    <m:ctrlPr>
                      <w:rPr>
                        <w:rFonts w:ascii="Cambria Math" w:hAnsi="Cambria Math" w:cs="Arial"/>
                        <w:b/>
                        <w:i/>
                        <w:sz w:val="18"/>
                        <w:szCs w:val="18"/>
                      </w:rPr>
                    </m:ctrlPr>
                  </m:dPr>
                  <m:e>
                    <m:f>
                      <m:fPr>
                        <m:type m:val="skw"/>
                        <m:ctrlPr>
                          <w:rPr>
                            <w:rFonts w:ascii="Cambria Math" w:hAnsi="Cambria Math" w:cs="Arial"/>
                            <w:b/>
                            <w:i/>
                            <w:sz w:val="18"/>
                            <w:szCs w:val="18"/>
                          </w:rPr>
                        </m:ctrlPr>
                      </m:fPr>
                      <m:num>
                        <m:r>
                          <m:rPr>
                            <m:sty m:val="bi"/>
                          </m:rPr>
                          <w:rPr>
                            <w:rFonts w:ascii="Cambria Math" w:hAnsi="Cambria Math" w:cs="Arial"/>
                            <w:sz w:val="18"/>
                            <w:szCs w:val="18"/>
                          </w:rPr>
                          <m:t>dB</m:t>
                        </m:r>
                      </m:num>
                      <m:den>
                        <m:r>
                          <m:rPr>
                            <m:sty m:val="bi"/>
                          </m:rPr>
                          <w:rPr>
                            <w:rFonts w:ascii="Cambria Math" w:hAnsi="Cambria Math" w:cs="Arial"/>
                            <w:sz w:val="18"/>
                            <w:szCs w:val="18"/>
                          </w:rPr>
                          <m:t>km</m:t>
                        </m:r>
                      </m:den>
                    </m:f>
                  </m:e>
                </m:d>
              </m:oMath>
            </m:oMathPara>
          </w:p>
        </w:tc>
        <w:tc>
          <w:tcPr>
            <w:tcW w:w="0" w:type="auto"/>
            <w:tcBorders>
              <w:bottom w:val="single" w:sz="18" w:space="0" w:color="auto"/>
            </w:tcBorders>
            <w:vAlign w:val="center"/>
          </w:tcPr>
          <w:p w14:paraId="6E49C32F"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N</m:t>
                    </m:r>
                  </m:e>
                  <m:sub>
                    <m:r>
                      <m:rPr>
                        <m:sty m:val="bi"/>
                      </m:rPr>
                      <w:rPr>
                        <w:rFonts w:ascii="Cambria Math" w:hAnsi="Cambria Math" w:cs="Arial"/>
                        <w:sz w:val="18"/>
                        <w:szCs w:val="18"/>
                      </w:rPr>
                      <m:t>Z</m:t>
                    </m:r>
                  </m:sub>
                </m:sSub>
              </m:oMath>
            </m:oMathPara>
          </w:p>
        </w:tc>
        <w:tc>
          <w:tcPr>
            <w:tcW w:w="0" w:type="auto"/>
            <w:tcBorders>
              <w:bottom w:val="single" w:sz="18" w:space="0" w:color="auto"/>
            </w:tcBorders>
            <w:vAlign w:val="center"/>
          </w:tcPr>
          <w:p w14:paraId="1ED1E3DA"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a</m:t>
                    </m:r>
                  </m:e>
                  <m:sub>
                    <m:r>
                      <m:rPr>
                        <m:sty m:val="bi"/>
                      </m:rPr>
                      <w:rPr>
                        <w:rFonts w:ascii="Cambria Math" w:hAnsi="Cambria Math" w:cs="Arial"/>
                        <w:sz w:val="18"/>
                        <w:szCs w:val="18"/>
                      </w:rPr>
                      <m:t>Z</m:t>
                    </m:r>
                  </m:sub>
                </m:sSub>
                <m:r>
                  <m:rPr>
                    <m:sty m:val="bi"/>
                  </m:rPr>
                  <w:rPr>
                    <w:rFonts w:ascii="Cambria Math" w:hAnsi="Cambria Math" w:cs="Arial"/>
                    <w:sz w:val="18"/>
                    <w:szCs w:val="18"/>
                  </w:rPr>
                  <m:t xml:space="preserve"> </m:t>
                </m:r>
              </m:oMath>
            </m:oMathPara>
          </w:p>
          <w:p w14:paraId="751EECBF"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[dB]</m:t>
                </m:r>
              </m:oMath>
            </m:oMathPara>
          </w:p>
        </w:tc>
        <w:tc>
          <w:tcPr>
            <w:tcW w:w="0" w:type="auto"/>
            <w:tcBorders>
              <w:bottom w:val="single" w:sz="18" w:space="0" w:color="auto"/>
            </w:tcBorders>
            <w:vAlign w:val="center"/>
          </w:tcPr>
          <w:p w14:paraId="3E6D5153"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N</m:t>
                    </m:r>
                  </m:e>
                  <m:sub>
                    <m:r>
                      <m:rPr>
                        <m:sty m:val="bi"/>
                      </m:rPr>
                      <w:rPr>
                        <w:rFonts w:ascii="Cambria Math" w:hAnsi="Cambria Math" w:cs="Arial"/>
                        <w:sz w:val="18"/>
                        <w:szCs w:val="18"/>
                      </w:rPr>
                      <m:t>S</m:t>
                    </m:r>
                  </m:sub>
                </m:sSub>
              </m:oMath>
            </m:oMathPara>
          </w:p>
        </w:tc>
        <w:tc>
          <w:tcPr>
            <w:tcW w:w="0" w:type="auto"/>
            <w:tcBorders>
              <w:bottom w:val="single" w:sz="18" w:space="0" w:color="auto"/>
            </w:tcBorders>
            <w:vAlign w:val="center"/>
          </w:tcPr>
          <w:p w14:paraId="02D5B340"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a</m:t>
                    </m:r>
                  </m:e>
                  <m:sub>
                    <m:r>
                      <m:rPr>
                        <m:sty m:val="bi"/>
                      </m:rPr>
                      <w:rPr>
                        <w:rFonts w:ascii="Cambria Math" w:hAnsi="Cambria Math" w:cs="Arial"/>
                        <w:sz w:val="18"/>
                        <w:szCs w:val="18"/>
                      </w:rPr>
                      <m:t>S</m:t>
                    </m:r>
                  </m:sub>
                </m:sSub>
              </m:oMath>
            </m:oMathPara>
          </w:p>
          <w:p w14:paraId="5B4A4669"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 xml:space="preserve"> [dB]</m:t>
                </m:r>
              </m:oMath>
            </m:oMathPara>
          </w:p>
        </w:tc>
        <w:tc>
          <w:tcPr>
            <w:tcW w:w="0" w:type="auto"/>
            <w:tcBorders>
              <w:bottom w:val="single" w:sz="18" w:space="0" w:color="auto"/>
            </w:tcBorders>
            <w:vAlign w:val="center"/>
          </w:tcPr>
          <w:p w14:paraId="4B7C11C6"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a</m:t>
                    </m:r>
                  </m:e>
                  <m:sub>
                    <m:r>
                      <m:rPr>
                        <m:sty m:val="bi"/>
                      </m:rPr>
                      <w:rPr>
                        <w:rFonts w:ascii="Cambria Math" w:hAnsi="Cambria Math" w:cs="Arial"/>
                        <w:sz w:val="18"/>
                        <w:szCs w:val="18"/>
                      </w:rPr>
                      <m:t>D</m:t>
                    </m:r>
                  </m:sub>
                </m:sSub>
              </m:oMath>
            </m:oMathPara>
          </w:p>
          <w:p w14:paraId="71C2AB6C"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 xml:space="preserve"> [dB]</m:t>
                </m:r>
              </m:oMath>
            </m:oMathPara>
          </w:p>
        </w:tc>
        <w:tc>
          <w:tcPr>
            <w:tcW w:w="0" w:type="auto"/>
            <w:tcBorders>
              <w:bottom w:val="single" w:sz="18" w:space="0" w:color="auto"/>
              <w:right w:val="single" w:sz="18" w:space="0" w:color="auto"/>
            </w:tcBorders>
            <w:vAlign w:val="center"/>
          </w:tcPr>
          <w:p w14:paraId="54374DE9" w14:textId="77777777" w:rsidR="006022BC" w:rsidRPr="008D17C8" w:rsidRDefault="00000000" w:rsidP="00AC5636">
            <w:pPr>
              <w:spacing w:before="20" w:after="20"/>
              <w:jc w:val="center"/>
              <w:rPr>
                <w:rFonts w:ascii="Arial" w:hAnsi="Arial" w:cs="Arial"/>
                <w:b/>
                <w:i/>
                <w:sz w:val="18"/>
                <w:szCs w:val="18"/>
              </w:rPr>
            </w:pPr>
            <m:oMathPara>
              <m:oMath>
                <m:sSub>
                  <m:sSubPr>
                    <m:ctrlPr>
                      <w:rPr>
                        <w:rFonts w:ascii="Cambria Math" w:hAnsi="Cambria Math" w:cs="Arial"/>
                        <w:b/>
                        <w:i/>
                        <w:sz w:val="18"/>
                        <w:szCs w:val="18"/>
                      </w:rPr>
                    </m:ctrlPr>
                  </m:sSubPr>
                  <m:e>
                    <m:r>
                      <m:rPr>
                        <m:sty m:val="bi"/>
                      </m:rPr>
                      <w:rPr>
                        <w:rFonts w:ascii="Cambria Math" w:hAnsi="Cambria Math" w:cs="Arial"/>
                        <w:sz w:val="18"/>
                        <w:szCs w:val="18"/>
                      </w:rPr>
                      <m:t>a</m:t>
                    </m:r>
                  </m:e>
                  <m:sub>
                    <m:r>
                      <m:rPr>
                        <m:sty m:val="bi"/>
                      </m:rPr>
                      <w:rPr>
                        <w:rFonts w:ascii="Cambria Math" w:hAnsi="Cambria Math" w:cs="Arial"/>
                        <w:sz w:val="18"/>
                        <w:szCs w:val="18"/>
                      </w:rPr>
                      <m:t>R</m:t>
                    </m:r>
                  </m:sub>
                </m:sSub>
                <m:r>
                  <m:rPr>
                    <m:sty m:val="bi"/>
                  </m:rPr>
                  <w:rPr>
                    <w:rFonts w:ascii="Cambria Math" w:hAnsi="Cambria Math" w:cs="Arial"/>
                    <w:sz w:val="18"/>
                    <w:szCs w:val="18"/>
                  </w:rPr>
                  <m:t xml:space="preserve"> </m:t>
                </m:r>
              </m:oMath>
            </m:oMathPara>
          </w:p>
          <w:p w14:paraId="68B4D143"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[dB]</m:t>
                </m:r>
              </m:oMath>
            </m:oMathPara>
          </w:p>
        </w:tc>
        <w:tc>
          <w:tcPr>
            <w:tcW w:w="0" w:type="auto"/>
            <w:tcBorders>
              <w:left w:val="single" w:sz="18" w:space="0" w:color="auto"/>
              <w:bottom w:val="single" w:sz="18" w:space="0" w:color="auto"/>
            </w:tcBorders>
            <w:vAlign w:val="center"/>
          </w:tcPr>
          <w:p w14:paraId="7BCCED93"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A</m:t>
                </m:r>
              </m:oMath>
            </m:oMathPara>
          </w:p>
          <w:p w14:paraId="7FC3125D" w14:textId="77777777" w:rsidR="006022BC" w:rsidRPr="008D17C8" w:rsidRDefault="006022BC" w:rsidP="00AC5636">
            <w:pPr>
              <w:spacing w:before="20" w:after="20"/>
              <w:jc w:val="center"/>
              <w:rPr>
                <w:rFonts w:ascii="Arial" w:hAnsi="Arial" w:cs="Arial"/>
                <w:b/>
                <w:i/>
                <w:sz w:val="18"/>
                <w:szCs w:val="18"/>
              </w:rPr>
            </w:pPr>
            <m:oMathPara>
              <m:oMath>
                <m:r>
                  <m:rPr>
                    <m:sty m:val="bi"/>
                  </m:rPr>
                  <w:rPr>
                    <w:rFonts w:ascii="Cambria Math" w:hAnsi="Cambria Math" w:cs="Arial"/>
                    <w:sz w:val="18"/>
                    <w:szCs w:val="18"/>
                  </w:rPr>
                  <m:t xml:space="preserve"> [dB]</m:t>
                </m:r>
              </m:oMath>
            </m:oMathPara>
          </w:p>
        </w:tc>
      </w:tr>
      <w:tr w:rsidR="00B82D7F" w:rsidRPr="008D17C8" w14:paraId="562C6993" w14:textId="77777777" w:rsidTr="00AC5636">
        <w:trPr>
          <w:jc w:val="center"/>
        </w:trPr>
        <w:tc>
          <w:tcPr>
            <w:tcW w:w="0" w:type="auto"/>
            <w:tcBorders>
              <w:top w:val="single" w:sz="18" w:space="0" w:color="auto"/>
              <w:right w:val="single" w:sz="18" w:space="0" w:color="auto"/>
            </w:tcBorders>
            <w:vAlign w:val="center"/>
          </w:tcPr>
          <w:p w14:paraId="3780DE4B" w14:textId="77777777" w:rsidR="00B82D7F" w:rsidRPr="008D17C8" w:rsidRDefault="00B82D7F" w:rsidP="00AC5636">
            <w:pPr>
              <w:spacing w:before="20" w:after="20"/>
              <w:jc w:val="center"/>
              <w:rPr>
                <w:rFonts w:ascii="Arial" w:hAnsi="Arial" w:cs="Arial"/>
                <w:sz w:val="18"/>
                <w:szCs w:val="18"/>
              </w:rPr>
            </w:pPr>
            <w:r w:rsidRPr="008D17C8">
              <w:rPr>
                <w:rFonts w:ascii="Arial" w:hAnsi="Arial" w:cs="Arial"/>
                <w:sz w:val="18"/>
                <w:szCs w:val="18"/>
              </w:rPr>
              <w:t>1</w:t>
            </w:r>
          </w:p>
        </w:tc>
        <w:tc>
          <w:tcPr>
            <w:tcW w:w="0" w:type="auto"/>
            <w:tcBorders>
              <w:top w:val="single" w:sz="18" w:space="0" w:color="auto"/>
              <w:left w:val="single" w:sz="18" w:space="0" w:color="auto"/>
              <w:right w:val="single" w:sz="18" w:space="0" w:color="auto"/>
            </w:tcBorders>
            <w:vAlign w:val="center"/>
          </w:tcPr>
          <w:p w14:paraId="65DCB9F0"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left w:val="single" w:sz="18" w:space="0" w:color="auto"/>
            </w:tcBorders>
            <w:vAlign w:val="center"/>
          </w:tcPr>
          <w:p w14:paraId="5FD60C18" w14:textId="77777777" w:rsidR="00B82D7F" w:rsidRPr="008D17C8" w:rsidRDefault="00B82D7F" w:rsidP="00373C90">
            <w:pPr>
              <w:spacing w:before="20" w:after="20"/>
              <w:jc w:val="center"/>
              <w:rPr>
                <w:rFonts w:ascii="Arial" w:hAnsi="Arial" w:cs="Arial"/>
                <w:sz w:val="18"/>
                <w:szCs w:val="18"/>
              </w:rPr>
            </w:pPr>
          </w:p>
        </w:tc>
        <w:tc>
          <w:tcPr>
            <w:tcW w:w="0" w:type="auto"/>
            <w:tcBorders>
              <w:top w:val="single" w:sz="18" w:space="0" w:color="auto"/>
            </w:tcBorders>
            <w:vAlign w:val="center"/>
          </w:tcPr>
          <w:p w14:paraId="319AE1BE" w14:textId="77777777" w:rsidR="00B82D7F" w:rsidRPr="008D17C8" w:rsidRDefault="00B82D7F" w:rsidP="00373C90">
            <w:pPr>
              <w:spacing w:before="20" w:after="20"/>
              <w:jc w:val="center"/>
              <w:rPr>
                <w:rFonts w:ascii="Arial" w:hAnsi="Arial" w:cs="Arial"/>
                <w:sz w:val="18"/>
                <w:szCs w:val="18"/>
              </w:rPr>
            </w:pPr>
          </w:p>
        </w:tc>
        <w:tc>
          <w:tcPr>
            <w:tcW w:w="0" w:type="auto"/>
            <w:tcBorders>
              <w:top w:val="single" w:sz="18" w:space="0" w:color="auto"/>
            </w:tcBorders>
            <w:vAlign w:val="center"/>
          </w:tcPr>
          <w:p w14:paraId="1DD2F484"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tcBorders>
            <w:vAlign w:val="center"/>
          </w:tcPr>
          <w:p w14:paraId="40FB3229"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tcBorders>
            <w:vAlign w:val="center"/>
          </w:tcPr>
          <w:p w14:paraId="7FC0304C"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tcBorders>
            <w:vAlign w:val="center"/>
          </w:tcPr>
          <w:p w14:paraId="0B09D8E9"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tcBorders>
            <w:vAlign w:val="center"/>
          </w:tcPr>
          <w:p w14:paraId="13D31B85"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tcBorders>
            <w:vAlign w:val="center"/>
          </w:tcPr>
          <w:p w14:paraId="24D36BA0"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18" w:space="0" w:color="auto"/>
              <w:right w:val="single" w:sz="18" w:space="0" w:color="auto"/>
            </w:tcBorders>
            <w:vAlign w:val="center"/>
          </w:tcPr>
          <w:p w14:paraId="5DD49657" w14:textId="77777777" w:rsidR="00B82D7F" w:rsidRPr="008D17C8" w:rsidRDefault="00B82D7F" w:rsidP="0098289A">
            <w:pPr>
              <w:spacing w:before="20" w:after="20"/>
              <w:jc w:val="center"/>
              <w:rPr>
                <w:rFonts w:ascii="Arial" w:hAnsi="Arial" w:cs="Arial"/>
                <w:sz w:val="18"/>
                <w:szCs w:val="18"/>
              </w:rPr>
            </w:pPr>
          </w:p>
        </w:tc>
        <w:tc>
          <w:tcPr>
            <w:tcW w:w="0" w:type="auto"/>
            <w:tcBorders>
              <w:top w:val="single" w:sz="18" w:space="0" w:color="auto"/>
              <w:left w:val="single" w:sz="18" w:space="0" w:color="auto"/>
            </w:tcBorders>
            <w:vAlign w:val="center"/>
          </w:tcPr>
          <w:p w14:paraId="3F9870CE" w14:textId="77777777" w:rsidR="00B82D7F" w:rsidRPr="00C42B17" w:rsidRDefault="00B82D7F" w:rsidP="003B7EDD">
            <w:pPr>
              <w:spacing w:before="20" w:after="20"/>
              <w:jc w:val="center"/>
              <w:rPr>
                <w:rFonts w:ascii="Arial" w:hAnsi="Arial" w:cs="Arial"/>
                <w:b/>
                <w:sz w:val="18"/>
                <w:szCs w:val="18"/>
              </w:rPr>
            </w:pPr>
          </w:p>
        </w:tc>
      </w:tr>
      <w:tr w:rsidR="00B82D7F" w:rsidRPr="008D17C8" w14:paraId="30138C40" w14:textId="77777777" w:rsidTr="00AC5636">
        <w:trPr>
          <w:jc w:val="center"/>
        </w:trPr>
        <w:tc>
          <w:tcPr>
            <w:tcW w:w="0" w:type="auto"/>
            <w:tcBorders>
              <w:right w:val="single" w:sz="18" w:space="0" w:color="auto"/>
            </w:tcBorders>
            <w:vAlign w:val="center"/>
          </w:tcPr>
          <w:p w14:paraId="00DB04F9" w14:textId="77777777" w:rsidR="00B82D7F" w:rsidRPr="008D17C8" w:rsidRDefault="00B82D7F" w:rsidP="00AC5636">
            <w:pPr>
              <w:spacing w:before="20" w:after="20"/>
              <w:jc w:val="center"/>
              <w:rPr>
                <w:rFonts w:ascii="Arial" w:hAnsi="Arial" w:cs="Arial"/>
                <w:sz w:val="18"/>
                <w:szCs w:val="18"/>
              </w:rPr>
            </w:pPr>
            <w:r w:rsidRPr="008D17C8">
              <w:rPr>
                <w:rFonts w:ascii="Arial" w:hAnsi="Arial" w:cs="Arial"/>
                <w:sz w:val="18"/>
                <w:szCs w:val="18"/>
              </w:rPr>
              <w:t>2</w:t>
            </w:r>
          </w:p>
        </w:tc>
        <w:tc>
          <w:tcPr>
            <w:tcW w:w="0" w:type="auto"/>
            <w:tcBorders>
              <w:left w:val="single" w:sz="18" w:space="0" w:color="auto"/>
              <w:right w:val="single" w:sz="18" w:space="0" w:color="auto"/>
            </w:tcBorders>
            <w:vAlign w:val="center"/>
          </w:tcPr>
          <w:p w14:paraId="6D5A6C64" w14:textId="77777777" w:rsidR="00B82D7F" w:rsidRPr="008D17C8" w:rsidRDefault="00B82D7F"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40FD316A" w14:textId="77777777" w:rsidR="00B82D7F" w:rsidRPr="008D17C8" w:rsidRDefault="00B82D7F" w:rsidP="00373C90">
            <w:pPr>
              <w:spacing w:before="20" w:after="20"/>
              <w:jc w:val="center"/>
              <w:rPr>
                <w:rFonts w:ascii="Arial" w:hAnsi="Arial" w:cs="Arial"/>
                <w:sz w:val="18"/>
                <w:szCs w:val="18"/>
              </w:rPr>
            </w:pPr>
          </w:p>
        </w:tc>
        <w:tc>
          <w:tcPr>
            <w:tcW w:w="0" w:type="auto"/>
            <w:vAlign w:val="center"/>
          </w:tcPr>
          <w:p w14:paraId="4C5D82E7" w14:textId="77777777" w:rsidR="00B82D7F" w:rsidRPr="008D17C8" w:rsidRDefault="00B82D7F" w:rsidP="00373C90">
            <w:pPr>
              <w:spacing w:before="20" w:after="20"/>
              <w:jc w:val="center"/>
              <w:rPr>
                <w:rFonts w:ascii="Arial" w:hAnsi="Arial" w:cs="Arial"/>
                <w:sz w:val="18"/>
                <w:szCs w:val="18"/>
              </w:rPr>
            </w:pPr>
          </w:p>
        </w:tc>
        <w:tc>
          <w:tcPr>
            <w:tcW w:w="0" w:type="auto"/>
            <w:vAlign w:val="center"/>
          </w:tcPr>
          <w:p w14:paraId="3A73B820"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046B8629"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2C0680E7"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108BE5A1"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61F4FE72" w14:textId="77777777" w:rsidR="00B82D7F" w:rsidRPr="008D17C8" w:rsidRDefault="00B82D7F" w:rsidP="00AC5636">
            <w:pPr>
              <w:spacing w:before="20" w:after="20"/>
              <w:jc w:val="center"/>
              <w:rPr>
                <w:rFonts w:ascii="Arial" w:hAnsi="Arial" w:cs="Arial"/>
                <w:sz w:val="18"/>
                <w:szCs w:val="18"/>
              </w:rPr>
            </w:pPr>
          </w:p>
        </w:tc>
        <w:tc>
          <w:tcPr>
            <w:tcW w:w="0" w:type="auto"/>
          </w:tcPr>
          <w:p w14:paraId="0ED234A8" w14:textId="77777777" w:rsidR="00B82D7F" w:rsidRPr="008D17C8" w:rsidRDefault="00B82D7F" w:rsidP="00AC5636">
            <w:pPr>
              <w:spacing w:before="20" w:after="20"/>
              <w:jc w:val="center"/>
              <w:rPr>
                <w:rFonts w:ascii="Arial" w:hAnsi="Arial" w:cs="Arial"/>
                <w:sz w:val="18"/>
                <w:szCs w:val="18"/>
              </w:rPr>
            </w:pPr>
          </w:p>
        </w:tc>
        <w:tc>
          <w:tcPr>
            <w:tcW w:w="0" w:type="auto"/>
            <w:tcBorders>
              <w:right w:val="single" w:sz="18" w:space="0" w:color="auto"/>
            </w:tcBorders>
            <w:vAlign w:val="center"/>
          </w:tcPr>
          <w:p w14:paraId="313AD152" w14:textId="77777777" w:rsidR="00B82D7F" w:rsidRPr="008D17C8" w:rsidRDefault="00B82D7F" w:rsidP="0098289A">
            <w:pPr>
              <w:spacing w:before="20" w:after="20"/>
              <w:jc w:val="center"/>
              <w:rPr>
                <w:rFonts w:ascii="Arial" w:hAnsi="Arial" w:cs="Arial"/>
                <w:sz w:val="18"/>
                <w:szCs w:val="18"/>
              </w:rPr>
            </w:pPr>
          </w:p>
        </w:tc>
        <w:tc>
          <w:tcPr>
            <w:tcW w:w="0" w:type="auto"/>
            <w:tcBorders>
              <w:left w:val="single" w:sz="18" w:space="0" w:color="auto"/>
            </w:tcBorders>
            <w:vAlign w:val="center"/>
          </w:tcPr>
          <w:p w14:paraId="387D0AC9" w14:textId="77777777" w:rsidR="00B82D7F" w:rsidRPr="00C42B17" w:rsidRDefault="00B82D7F" w:rsidP="00145341">
            <w:pPr>
              <w:spacing w:before="20" w:after="20"/>
              <w:jc w:val="center"/>
              <w:rPr>
                <w:rFonts w:ascii="Arial" w:hAnsi="Arial" w:cs="Arial"/>
                <w:b/>
                <w:sz w:val="18"/>
                <w:szCs w:val="18"/>
              </w:rPr>
            </w:pPr>
          </w:p>
        </w:tc>
      </w:tr>
      <w:tr w:rsidR="00B82D7F" w:rsidRPr="008D17C8" w14:paraId="226D08C5" w14:textId="77777777" w:rsidTr="00AC5636">
        <w:trPr>
          <w:jc w:val="center"/>
        </w:trPr>
        <w:tc>
          <w:tcPr>
            <w:tcW w:w="0" w:type="auto"/>
            <w:tcBorders>
              <w:right w:val="single" w:sz="18" w:space="0" w:color="auto"/>
            </w:tcBorders>
            <w:vAlign w:val="center"/>
          </w:tcPr>
          <w:p w14:paraId="78F834CF" w14:textId="77777777" w:rsidR="00B82D7F" w:rsidRPr="008D17C8" w:rsidRDefault="00B82D7F" w:rsidP="00AC5636">
            <w:pPr>
              <w:spacing w:before="20" w:after="20"/>
              <w:jc w:val="center"/>
              <w:rPr>
                <w:rFonts w:ascii="Arial" w:hAnsi="Arial" w:cs="Arial"/>
                <w:sz w:val="18"/>
                <w:szCs w:val="18"/>
              </w:rPr>
            </w:pPr>
            <w:r w:rsidRPr="008D17C8">
              <w:rPr>
                <w:rFonts w:ascii="Arial" w:hAnsi="Arial" w:cs="Arial"/>
                <w:sz w:val="18"/>
                <w:szCs w:val="18"/>
              </w:rPr>
              <w:t>3</w:t>
            </w:r>
          </w:p>
        </w:tc>
        <w:tc>
          <w:tcPr>
            <w:tcW w:w="0" w:type="auto"/>
            <w:tcBorders>
              <w:left w:val="single" w:sz="18" w:space="0" w:color="auto"/>
              <w:right w:val="single" w:sz="18" w:space="0" w:color="auto"/>
            </w:tcBorders>
            <w:vAlign w:val="center"/>
          </w:tcPr>
          <w:p w14:paraId="650EE6ED" w14:textId="77777777" w:rsidR="00B82D7F" w:rsidRPr="008D17C8" w:rsidRDefault="00B82D7F"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07BE0A5C" w14:textId="77777777" w:rsidR="00B82D7F" w:rsidRPr="008D17C8" w:rsidRDefault="00B82D7F" w:rsidP="00373C90">
            <w:pPr>
              <w:spacing w:before="20" w:after="20"/>
              <w:jc w:val="center"/>
              <w:rPr>
                <w:rFonts w:ascii="Arial" w:hAnsi="Arial" w:cs="Arial"/>
                <w:sz w:val="18"/>
                <w:szCs w:val="18"/>
              </w:rPr>
            </w:pPr>
          </w:p>
        </w:tc>
        <w:tc>
          <w:tcPr>
            <w:tcW w:w="0" w:type="auto"/>
            <w:vAlign w:val="center"/>
          </w:tcPr>
          <w:p w14:paraId="20A0335B" w14:textId="77777777" w:rsidR="00B82D7F" w:rsidRPr="008D17C8" w:rsidRDefault="00B82D7F" w:rsidP="00373C90">
            <w:pPr>
              <w:spacing w:before="20" w:after="20"/>
              <w:jc w:val="center"/>
              <w:rPr>
                <w:rFonts w:ascii="Arial" w:hAnsi="Arial" w:cs="Arial"/>
                <w:sz w:val="18"/>
                <w:szCs w:val="18"/>
              </w:rPr>
            </w:pPr>
          </w:p>
        </w:tc>
        <w:tc>
          <w:tcPr>
            <w:tcW w:w="0" w:type="auto"/>
            <w:vAlign w:val="center"/>
          </w:tcPr>
          <w:p w14:paraId="3CDEEBEC"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4F0D899C"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55650D72"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20C1BE36"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43AAD165" w14:textId="77777777" w:rsidR="00B82D7F" w:rsidRPr="008D17C8" w:rsidRDefault="00B82D7F" w:rsidP="00AC5636">
            <w:pPr>
              <w:spacing w:before="20" w:after="20"/>
              <w:jc w:val="center"/>
              <w:rPr>
                <w:rFonts w:ascii="Arial" w:hAnsi="Arial" w:cs="Arial"/>
                <w:sz w:val="18"/>
                <w:szCs w:val="18"/>
              </w:rPr>
            </w:pPr>
          </w:p>
        </w:tc>
        <w:tc>
          <w:tcPr>
            <w:tcW w:w="0" w:type="auto"/>
          </w:tcPr>
          <w:p w14:paraId="0B2FD6E0" w14:textId="77777777" w:rsidR="00B82D7F" w:rsidRPr="008D17C8" w:rsidRDefault="00B82D7F" w:rsidP="00AC5636">
            <w:pPr>
              <w:spacing w:before="20" w:after="20"/>
              <w:jc w:val="center"/>
              <w:rPr>
                <w:rFonts w:ascii="Arial" w:hAnsi="Arial" w:cs="Arial"/>
                <w:sz w:val="18"/>
                <w:szCs w:val="18"/>
              </w:rPr>
            </w:pPr>
          </w:p>
        </w:tc>
        <w:tc>
          <w:tcPr>
            <w:tcW w:w="0" w:type="auto"/>
            <w:tcBorders>
              <w:right w:val="single" w:sz="18" w:space="0" w:color="auto"/>
            </w:tcBorders>
            <w:vAlign w:val="center"/>
          </w:tcPr>
          <w:p w14:paraId="45531848" w14:textId="77777777" w:rsidR="00B82D7F" w:rsidRPr="008D17C8" w:rsidRDefault="00B82D7F" w:rsidP="0098289A">
            <w:pPr>
              <w:spacing w:before="20" w:after="20"/>
              <w:jc w:val="center"/>
              <w:rPr>
                <w:rFonts w:ascii="Arial" w:hAnsi="Arial" w:cs="Arial"/>
                <w:sz w:val="18"/>
                <w:szCs w:val="18"/>
              </w:rPr>
            </w:pPr>
          </w:p>
        </w:tc>
        <w:tc>
          <w:tcPr>
            <w:tcW w:w="0" w:type="auto"/>
            <w:tcBorders>
              <w:left w:val="single" w:sz="18" w:space="0" w:color="auto"/>
            </w:tcBorders>
            <w:vAlign w:val="center"/>
          </w:tcPr>
          <w:p w14:paraId="1FD751E2" w14:textId="77777777" w:rsidR="00B82D7F" w:rsidRPr="00C42B17" w:rsidRDefault="00B82D7F" w:rsidP="00145341">
            <w:pPr>
              <w:spacing w:before="20" w:after="20"/>
              <w:jc w:val="center"/>
              <w:rPr>
                <w:rFonts w:ascii="Arial" w:hAnsi="Arial" w:cs="Arial"/>
                <w:b/>
                <w:sz w:val="18"/>
                <w:szCs w:val="18"/>
              </w:rPr>
            </w:pPr>
          </w:p>
        </w:tc>
      </w:tr>
      <w:tr w:rsidR="00B82D7F" w:rsidRPr="008D17C8" w14:paraId="4A9828C3" w14:textId="77777777" w:rsidTr="00AC5636">
        <w:trPr>
          <w:jc w:val="center"/>
        </w:trPr>
        <w:tc>
          <w:tcPr>
            <w:tcW w:w="0" w:type="auto"/>
            <w:tcBorders>
              <w:right w:val="single" w:sz="18" w:space="0" w:color="auto"/>
            </w:tcBorders>
            <w:vAlign w:val="center"/>
          </w:tcPr>
          <w:p w14:paraId="4BF633D9" w14:textId="77777777" w:rsidR="00B82D7F" w:rsidRPr="008D17C8" w:rsidRDefault="00B82D7F" w:rsidP="00AC5636">
            <w:pPr>
              <w:spacing w:before="20" w:after="20"/>
              <w:jc w:val="center"/>
              <w:rPr>
                <w:rFonts w:ascii="Arial" w:hAnsi="Arial" w:cs="Arial"/>
                <w:sz w:val="18"/>
                <w:szCs w:val="18"/>
              </w:rPr>
            </w:pPr>
            <w:r w:rsidRPr="008D17C8">
              <w:rPr>
                <w:rFonts w:ascii="Arial" w:hAnsi="Arial" w:cs="Arial"/>
                <w:sz w:val="18"/>
                <w:szCs w:val="18"/>
              </w:rPr>
              <w:t>4</w:t>
            </w:r>
          </w:p>
        </w:tc>
        <w:tc>
          <w:tcPr>
            <w:tcW w:w="0" w:type="auto"/>
            <w:tcBorders>
              <w:left w:val="single" w:sz="18" w:space="0" w:color="auto"/>
              <w:right w:val="single" w:sz="18" w:space="0" w:color="auto"/>
            </w:tcBorders>
            <w:vAlign w:val="center"/>
          </w:tcPr>
          <w:p w14:paraId="3F2FF435" w14:textId="77777777" w:rsidR="00B82D7F" w:rsidRPr="008D17C8" w:rsidRDefault="00B82D7F" w:rsidP="00AC5636">
            <w:pPr>
              <w:spacing w:before="20" w:after="20"/>
              <w:jc w:val="center"/>
              <w:rPr>
                <w:rFonts w:ascii="Arial" w:hAnsi="Arial" w:cs="Arial"/>
                <w:sz w:val="18"/>
                <w:szCs w:val="18"/>
              </w:rPr>
            </w:pPr>
          </w:p>
        </w:tc>
        <w:tc>
          <w:tcPr>
            <w:tcW w:w="0" w:type="auto"/>
            <w:tcBorders>
              <w:left w:val="single" w:sz="18" w:space="0" w:color="auto"/>
            </w:tcBorders>
            <w:vAlign w:val="center"/>
          </w:tcPr>
          <w:p w14:paraId="2DB87012" w14:textId="77777777" w:rsidR="00B82D7F" w:rsidRPr="008D17C8" w:rsidRDefault="00B82D7F" w:rsidP="00373C90">
            <w:pPr>
              <w:spacing w:before="20" w:after="20"/>
              <w:jc w:val="center"/>
              <w:rPr>
                <w:rFonts w:ascii="Arial" w:hAnsi="Arial" w:cs="Arial"/>
                <w:sz w:val="18"/>
                <w:szCs w:val="18"/>
              </w:rPr>
            </w:pPr>
          </w:p>
        </w:tc>
        <w:tc>
          <w:tcPr>
            <w:tcW w:w="0" w:type="auto"/>
            <w:vAlign w:val="center"/>
          </w:tcPr>
          <w:p w14:paraId="17B01BB6" w14:textId="77777777" w:rsidR="00B82D7F" w:rsidRPr="008D17C8" w:rsidRDefault="00B82D7F" w:rsidP="00373C90">
            <w:pPr>
              <w:spacing w:before="20" w:after="20"/>
              <w:jc w:val="center"/>
              <w:rPr>
                <w:rFonts w:ascii="Arial" w:hAnsi="Arial" w:cs="Arial"/>
                <w:sz w:val="18"/>
                <w:szCs w:val="18"/>
              </w:rPr>
            </w:pPr>
          </w:p>
        </w:tc>
        <w:tc>
          <w:tcPr>
            <w:tcW w:w="0" w:type="auto"/>
            <w:vAlign w:val="center"/>
          </w:tcPr>
          <w:p w14:paraId="5A23DF4C"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2D3A39B5"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2DC49917" w14:textId="77777777" w:rsidR="00B82D7F" w:rsidRPr="008D17C8" w:rsidRDefault="00B82D7F" w:rsidP="00AC5636">
            <w:pPr>
              <w:spacing w:before="20" w:after="20"/>
              <w:jc w:val="center"/>
              <w:rPr>
                <w:rFonts w:ascii="Arial" w:hAnsi="Arial" w:cs="Arial"/>
                <w:sz w:val="18"/>
                <w:szCs w:val="18"/>
              </w:rPr>
            </w:pPr>
          </w:p>
        </w:tc>
        <w:tc>
          <w:tcPr>
            <w:tcW w:w="0" w:type="auto"/>
            <w:vAlign w:val="center"/>
          </w:tcPr>
          <w:p w14:paraId="6A31D401" w14:textId="77777777" w:rsidR="00B82D7F" w:rsidRPr="008D17C8" w:rsidRDefault="00B82D7F" w:rsidP="009F73F7">
            <w:pPr>
              <w:spacing w:before="20" w:after="20"/>
              <w:jc w:val="center"/>
              <w:rPr>
                <w:rFonts w:ascii="Arial" w:hAnsi="Arial" w:cs="Arial"/>
                <w:sz w:val="18"/>
                <w:szCs w:val="18"/>
              </w:rPr>
            </w:pPr>
          </w:p>
        </w:tc>
        <w:tc>
          <w:tcPr>
            <w:tcW w:w="0" w:type="auto"/>
            <w:vAlign w:val="center"/>
          </w:tcPr>
          <w:p w14:paraId="149F239A" w14:textId="77777777" w:rsidR="00B82D7F" w:rsidRPr="008D17C8" w:rsidRDefault="00B82D7F" w:rsidP="00AC5636">
            <w:pPr>
              <w:spacing w:before="20" w:after="20"/>
              <w:jc w:val="center"/>
              <w:rPr>
                <w:rFonts w:ascii="Arial" w:hAnsi="Arial" w:cs="Arial"/>
                <w:sz w:val="18"/>
                <w:szCs w:val="18"/>
              </w:rPr>
            </w:pPr>
          </w:p>
        </w:tc>
        <w:tc>
          <w:tcPr>
            <w:tcW w:w="0" w:type="auto"/>
          </w:tcPr>
          <w:p w14:paraId="38257A60" w14:textId="77777777" w:rsidR="00B82D7F" w:rsidRPr="008D17C8" w:rsidRDefault="00B82D7F" w:rsidP="00AC5636">
            <w:pPr>
              <w:spacing w:before="20" w:after="20"/>
              <w:jc w:val="center"/>
              <w:rPr>
                <w:rFonts w:ascii="Arial" w:hAnsi="Arial" w:cs="Arial"/>
                <w:sz w:val="18"/>
                <w:szCs w:val="18"/>
              </w:rPr>
            </w:pPr>
          </w:p>
        </w:tc>
        <w:tc>
          <w:tcPr>
            <w:tcW w:w="0" w:type="auto"/>
            <w:tcBorders>
              <w:right w:val="single" w:sz="18" w:space="0" w:color="auto"/>
            </w:tcBorders>
            <w:vAlign w:val="center"/>
          </w:tcPr>
          <w:p w14:paraId="10D48DE5" w14:textId="77777777" w:rsidR="00B82D7F" w:rsidRPr="008D17C8" w:rsidRDefault="00B82D7F" w:rsidP="0098289A">
            <w:pPr>
              <w:spacing w:before="20" w:after="20"/>
              <w:jc w:val="center"/>
              <w:rPr>
                <w:rFonts w:ascii="Arial" w:hAnsi="Arial" w:cs="Arial"/>
                <w:sz w:val="18"/>
                <w:szCs w:val="18"/>
              </w:rPr>
            </w:pPr>
          </w:p>
        </w:tc>
        <w:tc>
          <w:tcPr>
            <w:tcW w:w="0" w:type="auto"/>
            <w:tcBorders>
              <w:left w:val="single" w:sz="18" w:space="0" w:color="auto"/>
            </w:tcBorders>
            <w:vAlign w:val="center"/>
          </w:tcPr>
          <w:p w14:paraId="45543593" w14:textId="77777777" w:rsidR="00B82D7F" w:rsidRPr="00C42B17" w:rsidRDefault="00B82D7F" w:rsidP="00145341">
            <w:pPr>
              <w:spacing w:before="20" w:after="20"/>
              <w:jc w:val="center"/>
              <w:rPr>
                <w:rFonts w:ascii="Arial" w:hAnsi="Arial" w:cs="Arial"/>
                <w:b/>
                <w:sz w:val="18"/>
                <w:szCs w:val="18"/>
              </w:rPr>
            </w:pPr>
          </w:p>
        </w:tc>
      </w:tr>
      <w:tr w:rsidR="00B82D7F" w:rsidRPr="008D17C8" w14:paraId="2276603C" w14:textId="77777777" w:rsidTr="0098289A">
        <w:trPr>
          <w:jc w:val="center"/>
        </w:trPr>
        <w:tc>
          <w:tcPr>
            <w:tcW w:w="0" w:type="auto"/>
            <w:tcBorders>
              <w:bottom w:val="single" w:sz="4" w:space="0" w:color="auto"/>
              <w:right w:val="single" w:sz="18" w:space="0" w:color="auto"/>
            </w:tcBorders>
            <w:vAlign w:val="center"/>
          </w:tcPr>
          <w:p w14:paraId="4A608AF2" w14:textId="77777777" w:rsidR="00B82D7F" w:rsidRPr="008D17C8" w:rsidRDefault="00B82D7F" w:rsidP="00AC5636">
            <w:pPr>
              <w:spacing w:before="20" w:after="20"/>
              <w:jc w:val="center"/>
              <w:rPr>
                <w:rFonts w:ascii="Arial" w:hAnsi="Arial" w:cs="Arial"/>
                <w:sz w:val="18"/>
                <w:szCs w:val="18"/>
              </w:rPr>
            </w:pPr>
            <w:r w:rsidRPr="008D17C8">
              <w:rPr>
                <w:rFonts w:ascii="Arial" w:hAnsi="Arial" w:cs="Arial"/>
                <w:sz w:val="18"/>
                <w:szCs w:val="18"/>
              </w:rPr>
              <w:t>5</w:t>
            </w:r>
          </w:p>
        </w:tc>
        <w:tc>
          <w:tcPr>
            <w:tcW w:w="0" w:type="auto"/>
            <w:tcBorders>
              <w:left w:val="single" w:sz="18" w:space="0" w:color="auto"/>
              <w:bottom w:val="single" w:sz="4" w:space="0" w:color="auto"/>
              <w:right w:val="single" w:sz="18" w:space="0" w:color="auto"/>
            </w:tcBorders>
            <w:vAlign w:val="center"/>
          </w:tcPr>
          <w:p w14:paraId="74BF320A" w14:textId="77777777" w:rsidR="00B82D7F" w:rsidRPr="008D17C8" w:rsidRDefault="00B82D7F" w:rsidP="00AC5636">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65EF9873" w14:textId="77777777" w:rsidR="00B82D7F" w:rsidRPr="008D17C8" w:rsidRDefault="00B82D7F" w:rsidP="00373C90">
            <w:pPr>
              <w:spacing w:before="20" w:after="20"/>
              <w:jc w:val="center"/>
              <w:rPr>
                <w:rFonts w:ascii="Arial" w:hAnsi="Arial" w:cs="Arial"/>
                <w:sz w:val="18"/>
                <w:szCs w:val="18"/>
              </w:rPr>
            </w:pPr>
          </w:p>
        </w:tc>
        <w:tc>
          <w:tcPr>
            <w:tcW w:w="0" w:type="auto"/>
            <w:tcBorders>
              <w:bottom w:val="single" w:sz="4" w:space="0" w:color="auto"/>
            </w:tcBorders>
            <w:vAlign w:val="center"/>
          </w:tcPr>
          <w:p w14:paraId="33B8667E" w14:textId="77777777" w:rsidR="00B82D7F" w:rsidRPr="008D17C8" w:rsidRDefault="00B82D7F" w:rsidP="00373C90">
            <w:pPr>
              <w:spacing w:before="20" w:after="20"/>
              <w:jc w:val="center"/>
              <w:rPr>
                <w:rFonts w:ascii="Arial" w:hAnsi="Arial" w:cs="Arial"/>
                <w:sz w:val="18"/>
                <w:szCs w:val="18"/>
              </w:rPr>
            </w:pPr>
          </w:p>
        </w:tc>
        <w:tc>
          <w:tcPr>
            <w:tcW w:w="0" w:type="auto"/>
            <w:tcBorders>
              <w:bottom w:val="single" w:sz="4" w:space="0" w:color="auto"/>
            </w:tcBorders>
            <w:vAlign w:val="center"/>
          </w:tcPr>
          <w:p w14:paraId="4440CD22" w14:textId="77777777" w:rsidR="00B82D7F" w:rsidRPr="008D17C8"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050A77A2" w14:textId="77777777" w:rsidR="00B82D7F" w:rsidRPr="008D17C8"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7D9C3300" w14:textId="77777777" w:rsidR="00B82D7F" w:rsidRPr="008D17C8"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6C5D8D32" w14:textId="77777777" w:rsidR="00B82D7F" w:rsidRPr="008D17C8"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5BFE9D4A" w14:textId="77777777" w:rsidR="00B82D7F" w:rsidRPr="008D17C8" w:rsidRDefault="00B82D7F" w:rsidP="00AC5636">
            <w:pPr>
              <w:spacing w:before="20" w:after="20"/>
              <w:jc w:val="center"/>
              <w:rPr>
                <w:rFonts w:ascii="Arial" w:hAnsi="Arial" w:cs="Arial"/>
                <w:sz w:val="18"/>
                <w:szCs w:val="18"/>
              </w:rPr>
            </w:pPr>
          </w:p>
        </w:tc>
        <w:tc>
          <w:tcPr>
            <w:tcW w:w="0" w:type="auto"/>
            <w:tcBorders>
              <w:bottom w:val="single" w:sz="4" w:space="0" w:color="auto"/>
            </w:tcBorders>
          </w:tcPr>
          <w:p w14:paraId="51E50FE6" w14:textId="77777777" w:rsidR="00B82D7F" w:rsidRPr="008D17C8" w:rsidRDefault="00B82D7F" w:rsidP="00AC5636">
            <w:pPr>
              <w:spacing w:before="20" w:after="20"/>
              <w:jc w:val="center"/>
              <w:rPr>
                <w:rFonts w:ascii="Arial" w:hAnsi="Arial" w:cs="Arial"/>
                <w:sz w:val="18"/>
                <w:szCs w:val="18"/>
              </w:rPr>
            </w:pPr>
          </w:p>
        </w:tc>
        <w:tc>
          <w:tcPr>
            <w:tcW w:w="0" w:type="auto"/>
            <w:tcBorders>
              <w:bottom w:val="single" w:sz="4" w:space="0" w:color="auto"/>
              <w:right w:val="single" w:sz="18" w:space="0" w:color="auto"/>
            </w:tcBorders>
            <w:vAlign w:val="center"/>
          </w:tcPr>
          <w:p w14:paraId="5B9FD999" w14:textId="77777777" w:rsidR="00B82D7F" w:rsidRPr="008D17C8" w:rsidRDefault="00B82D7F" w:rsidP="0098289A">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1E6BA3C4" w14:textId="77777777" w:rsidR="00B82D7F" w:rsidRPr="00C42B17" w:rsidRDefault="00B82D7F" w:rsidP="00145341">
            <w:pPr>
              <w:spacing w:before="20" w:after="20"/>
              <w:jc w:val="center"/>
              <w:rPr>
                <w:rFonts w:ascii="Arial" w:hAnsi="Arial" w:cs="Arial"/>
                <w:b/>
                <w:sz w:val="18"/>
                <w:szCs w:val="18"/>
              </w:rPr>
            </w:pPr>
          </w:p>
        </w:tc>
      </w:tr>
      <w:tr w:rsidR="00B82D7F" w:rsidRPr="008D17C8" w14:paraId="16B54A48" w14:textId="77777777" w:rsidTr="0098289A">
        <w:trPr>
          <w:jc w:val="center"/>
        </w:trPr>
        <w:tc>
          <w:tcPr>
            <w:tcW w:w="0" w:type="auto"/>
            <w:tcBorders>
              <w:bottom w:val="single" w:sz="4" w:space="0" w:color="auto"/>
              <w:right w:val="single" w:sz="18" w:space="0" w:color="auto"/>
            </w:tcBorders>
            <w:vAlign w:val="center"/>
          </w:tcPr>
          <w:p w14:paraId="3256A2F5" w14:textId="77777777" w:rsidR="00B82D7F" w:rsidRPr="008D17C8" w:rsidRDefault="00B82D7F" w:rsidP="00AC5636">
            <w:pPr>
              <w:spacing w:before="20" w:after="20"/>
              <w:jc w:val="center"/>
              <w:rPr>
                <w:rFonts w:ascii="Arial" w:hAnsi="Arial" w:cs="Arial"/>
                <w:sz w:val="18"/>
                <w:szCs w:val="18"/>
              </w:rPr>
            </w:pPr>
            <w:r>
              <w:rPr>
                <w:rFonts w:ascii="Arial" w:hAnsi="Arial" w:cs="Arial"/>
                <w:sz w:val="18"/>
                <w:szCs w:val="18"/>
              </w:rPr>
              <w:t>6</w:t>
            </w:r>
          </w:p>
        </w:tc>
        <w:tc>
          <w:tcPr>
            <w:tcW w:w="0" w:type="auto"/>
            <w:tcBorders>
              <w:left w:val="single" w:sz="18" w:space="0" w:color="auto"/>
              <w:bottom w:val="single" w:sz="4" w:space="0" w:color="auto"/>
              <w:right w:val="single" w:sz="18" w:space="0" w:color="auto"/>
            </w:tcBorders>
            <w:vAlign w:val="center"/>
          </w:tcPr>
          <w:p w14:paraId="40B65D95" w14:textId="77777777" w:rsidR="00B82D7F" w:rsidRDefault="00B82D7F" w:rsidP="00AC5636">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2F30E908" w14:textId="77777777" w:rsidR="00B82D7F" w:rsidRDefault="00B82D7F" w:rsidP="00373C90">
            <w:pPr>
              <w:spacing w:before="20" w:after="20"/>
              <w:jc w:val="center"/>
              <w:rPr>
                <w:rFonts w:ascii="Arial" w:hAnsi="Arial" w:cs="Arial"/>
                <w:sz w:val="18"/>
                <w:szCs w:val="18"/>
              </w:rPr>
            </w:pPr>
          </w:p>
        </w:tc>
        <w:tc>
          <w:tcPr>
            <w:tcW w:w="0" w:type="auto"/>
            <w:tcBorders>
              <w:bottom w:val="single" w:sz="4" w:space="0" w:color="auto"/>
            </w:tcBorders>
            <w:vAlign w:val="center"/>
          </w:tcPr>
          <w:p w14:paraId="0268B1D3" w14:textId="77777777" w:rsidR="00B82D7F" w:rsidRDefault="00B82D7F" w:rsidP="00373C90">
            <w:pPr>
              <w:spacing w:before="20" w:after="20"/>
              <w:jc w:val="center"/>
              <w:rPr>
                <w:rFonts w:ascii="Arial" w:hAnsi="Arial" w:cs="Arial"/>
                <w:sz w:val="18"/>
                <w:szCs w:val="18"/>
              </w:rPr>
            </w:pPr>
          </w:p>
        </w:tc>
        <w:tc>
          <w:tcPr>
            <w:tcW w:w="0" w:type="auto"/>
            <w:tcBorders>
              <w:bottom w:val="single" w:sz="4" w:space="0" w:color="auto"/>
            </w:tcBorders>
            <w:vAlign w:val="center"/>
          </w:tcPr>
          <w:p w14:paraId="057A9DEF" w14:textId="77777777" w:rsidR="00B82D7F"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4C0988BB" w14:textId="77777777" w:rsidR="00B82D7F"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24CF5389" w14:textId="77777777" w:rsidR="00B82D7F"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40C4664B" w14:textId="77777777" w:rsidR="00B82D7F" w:rsidRDefault="00B82D7F" w:rsidP="00AC5636">
            <w:pPr>
              <w:spacing w:before="20" w:after="20"/>
              <w:jc w:val="center"/>
              <w:rPr>
                <w:rFonts w:ascii="Arial" w:hAnsi="Arial" w:cs="Arial"/>
                <w:sz w:val="18"/>
                <w:szCs w:val="18"/>
              </w:rPr>
            </w:pPr>
          </w:p>
        </w:tc>
        <w:tc>
          <w:tcPr>
            <w:tcW w:w="0" w:type="auto"/>
            <w:tcBorders>
              <w:bottom w:val="single" w:sz="4" w:space="0" w:color="auto"/>
            </w:tcBorders>
            <w:vAlign w:val="center"/>
          </w:tcPr>
          <w:p w14:paraId="49951593" w14:textId="77777777" w:rsidR="00B82D7F" w:rsidRDefault="00B82D7F" w:rsidP="00AC5636">
            <w:pPr>
              <w:spacing w:before="20" w:after="20"/>
              <w:jc w:val="center"/>
              <w:rPr>
                <w:rFonts w:ascii="Arial" w:hAnsi="Arial" w:cs="Arial"/>
                <w:sz w:val="18"/>
                <w:szCs w:val="18"/>
              </w:rPr>
            </w:pPr>
          </w:p>
        </w:tc>
        <w:tc>
          <w:tcPr>
            <w:tcW w:w="0" w:type="auto"/>
            <w:tcBorders>
              <w:bottom w:val="single" w:sz="4" w:space="0" w:color="auto"/>
            </w:tcBorders>
          </w:tcPr>
          <w:p w14:paraId="7769896E" w14:textId="77777777" w:rsidR="00B82D7F" w:rsidRDefault="00B82D7F" w:rsidP="00736033">
            <w:pPr>
              <w:spacing w:before="20" w:after="20"/>
              <w:jc w:val="center"/>
              <w:rPr>
                <w:rFonts w:ascii="Arial" w:hAnsi="Arial" w:cs="Arial"/>
                <w:sz w:val="18"/>
                <w:szCs w:val="18"/>
              </w:rPr>
            </w:pPr>
          </w:p>
        </w:tc>
        <w:tc>
          <w:tcPr>
            <w:tcW w:w="0" w:type="auto"/>
            <w:tcBorders>
              <w:bottom w:val="single" w:sz="4" w:space="0" w:color="auto"/>
              <w:right w:val="single" w:sz="18" w:space="0" w:color="auto"/>
            </w:tcBorders>
            <w:vAlign w:val="center"/>
          </w:tcPr>
          <w:p w14:paraId="26CA49C8" w14:textId="77777777" w:rsidR="00B82D7F" w:rsidRDefault="00B82D7F" w:rsidP="0098289A">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397D4B0F" w14:textId="77777777" w:rsidR="00B82D7F" w:rsidRPr="00C42B17" w:rsidRDefault="00B82D7F" w:rsidP="00145341">
            <w:pPr>
              <w:spacing w:before="20" w:after="20"/>
              <w:jc w:val="center"/>
              <w:rPr>
                <w:rFonts w:ascii="Arial" w:hAnsi="Arial" w:cs="Arial"/>
                <w:b/>
                <w:sz w:val="18"/>
                <w:szCs w:val="18"/>
              </w:rPr>
            </w:pPr>
          </w:p>
        </w:tc>
      </w:tr>
      <w:tr w:rsidR="00B82D7F" w:rsidRPr="008D17C8" w14:paraId="210D9D2C" w14:textId="77777777" w:rsidTr="0098289A">
        <w:trPr>
          <w:jc w:val="center"/>
        </w:trPr>
        <w:tc>
          <w:tcPr>
            <w:tcW w:w="0" w:type="auto"/>
            <w:tcBorders>
              <w:top w:val="single" w:sz="4" w:space="0" w:color="auto"/>
              <w:bottom w:val="single" w:sz="4" w:space="0" w:color="auto"/>
              <w:right w:val="single" w:sz="18" w:space="0" w:color="auto"/>
            </w:tcBorders>
            <w:vAlign w:val="center"/>
          </w:tcPr>
          <w:p w14:paraId="43EF58BD" w14:textId="77777777" w:rsidR="00B82D7F" w:rsidRPr="008D17C8" w:rsidRDefault="00B82D7F" w:rsidP="00AC5636">
            <w:pPr>
              <w:spacing w:before="20" w:after="20"/>
              <w:jc w:val="center"/>
              <w:rPr>
                <w:rFonts w:ascii="Arial" w:hAnsi="Arial" w:cs="Arial"/>
                <w:sz w:val="18"/>
                <w:szCs w:val="18"/>
              </w:rPr>
            </w:pPr>
            <w:r>
              <w:rPr>
                <w:rFonts w:ascii="Arial" w:hAnsi="Arial" w:cs="Arial"/>
                <w:sz w:val="18"/>
                <w:szCs w:val="18"/>
              </w:rPr>
              <w:t>7</w:t>
            </w:r>
          </w:p>
        </w:tc>
        <w:tc>
          <w:tcPr>
            <w:tcW w:w="0" w:type="auto"/>
            <w:tcBorders>
              <w:top w:val="single" w:sz="4" w:space="0" w:color="auto"/>
              <w:left w:val="single" w:sz="18" w:space="0" w:color="auto"/>
              <w:bottom w:val="single" w:sz="4" w:space="0" w:color="auto"/>
              <w:right w:val="single" w:sz="18" w:space="0" w:color="auto"/>
            </w:tcBorders>
            <w:vAlign w:val="center"/>
          </w:tcPr>
          <w:p w14:paraId="502C276C"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48F12F21"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67A9D71C"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9AE2A01"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298E6A97"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579BF0DB"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473DEC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3C3603E8"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F40BB09"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71544DB7"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4A3652A7" w14:textId="77777777" w:rsidR="00B82D7F" w:rsidRPr="004C4A6C" w:rsidRDefault="00B82D7F" w:rsidP="00145341">
            <w:pPr>
              <w:spacing w:before="20" w:after="20"/>
              <w:jc w:val="center"/>
              <w:rPr>
                <w:rFonts w:ascii="Arial" w:hAnsi="Arial" w:cs="Arial"/>
                <w:b/>
                <w:sz w:val="18"/>
                <w:szCs w:val="18"/>
              </w:rPr>
            </w:pPr>
          </w:p>
        </w:tc>
      </w:tr>
      <w:tr w:rsidR="00B82D7F" w:rsidRPr="008D17C8" w14:paraId="38BB36B9" w14:textId="77777777" w:rsidTr="00B82D7F">
        <w:trPr>
          <w:jc w:val="center"/>
        </w:trPr>
        <w:tc>
          <w:tcPr>
            <w:tcW w:w="0" w:type="auto"/>
            <w:tcBorders>
              <w:top w:val="single" w:sz="4" w:space="0" w:color="auto"/>
              <w:bottom w:val="single" w:sz="4" w:space="0" w:color="auto"/>
              <w:right w:val="single" w:sz="18" w:space="0" w:color="auto"/>
            </w:tcBorders>
            <w:vAlign w:val="center"/>
          </w:tcPr>
          <w:p w14:paraId="225365EC" w14:textId="77777777" w:rsidR="00B82D7F" w:rsidRDefault="00B82D7F" w:rsidP="00AC5636">
            <w:pPr>
              <w:spacing w:before="20" w:after="20"/>
              <w:jc w:val="center"/>
              <w:rPr>
                <w:rFonts w:ascii="Arial" w:hAnsi="Arial" w:cs="Arial"/>
                <w:sz w:val="18"/>
                <w:szCs w:val="18"/>
              </w:rPr>
            </w:pPr>
            <w:r>
              <w:rPr>
                <w:rFonts w:ascii="Arial" w:hAnsi="Arial" w:cs="Arial"/>
                <w:sz w:val="18"/>
                <w:szCs w:val="18"/>
              </w:rPr>
              <w:lastRenderedPageBreak/>
              <w:t>8</w:t>
            </w:r>
          </w:p>
        </w:tc>
        <w:tc>
          <w:tcPr>
            <w:tcW w:w="0" w:type="auto"/>
            <w:tcBorders>
              <w:top w:val="single" w:sz="4" w:space="0" w:color="auto"/>
              <w:left w:val="single" w:sz="18" w:space="0" w:color="auto"/>
              <w:bottom w:val="single" w:sz="4" w:space="0" w:color="auto"/>
              <w:right w:val="single" w:sz="18" w:space="0" w:color="auto"/>
            </w:tcBorders>
            <w:vAlign w:val="center"/>
          </w:tcPr>
          <w:p w14:paraId="7479C667"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7EBD5C0B"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41811126"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0F7BC217"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9D19352"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80D75A7"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5767385F"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2DEA70E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5F9FFF9"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32DDB3D2"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7E485A40" w14:textId="77777777" w:rsidR="00B82D7F" w:rsidRPr="004C4A6C" w:rsidRDefault="00B82D7F" w:rsidP="00145341">
            <w:pPr>
              <w:spacing w:before="20" w:after="20"/>
              <w:jc w:val="center"/>
              <w:rPr>
                <w:rFonts w:ascii="Arial" w:hAnsi="Arial" w:cs="Arial"/>
                <w:b/>
                <w:sz w:val="18"/>
                <w:szCs w:val="18"/>
              </w:rPr>
            </w:pPr>
          </w:p>
        </w:tc>
      </w:tr>
      <w:tr w:rsidR="00B82D7F" w:rsidRPr="008D17C8" w14:paraId="4C97A558" w14:textId="77777777" w:rsidTr="00B82D7F">
        <w:trPr>
          <w:jc w:val="center"/>
        </w:trPr>
        <w:tc>
          <w:tcPr>
            <w:tcW w:w="0" w:type="auto"/>
            <w:tcBorders>
              <w:top w:val="single" w:sz="4" w:space="0" w:color="auto"/>
              <w:bottom w:val="single" w:sz="4" w:space="0" w:color="auto"/>
              <w:right w:val="single" w:sz="18" w:space="0" w:color="auto"/>
            </w:tcBorders>
            <w:vAlign w:val="center"/>
          </w:tcPr>
          <w:p w14:paraId="012F1939" w14:textId="77777777" w:rsidR="00B82D7F" w:rsidRDefault="00B82D7F" w:rsidP="00AC5636">
            <w:pPr>
              <w:spacing w:before="20" w:after="20"/>
              <w:jc w:val="center"/>
              <w:rPr>
                <w:rFonts w:ascii="Arial" w:hAnsi="Arial" w:cs="Arial"/>
                <w:sz w:val="18"/>
                <w:szCs w:val="18"/>
              </w:rPr>
            </w:pPr>
            <w:r>
              <w:rPr>
                <w:rFonts w:ascii="Arial" w:hAnsi="Arial" w:cs="Arial"/>
                <w:sz w:val="18"/>
                <w:szCs w:val="18"/>
              </w:rPr>
              <w:t>9</w:t>
            </w:r>
          </w:p>
        </w:tc>
        <w:tc>
          <w:tcPr>
            <w:tcW w:w="0" w:type="auto"/>
            <w:tcBorders>
              <w:top w:val="single" w:sz="4" w:space="0" w:color="auto"/>
              <w:left w:val="single" w:sz="18" w:space="0" w:color="auto"/>
              <w:bottom w:val="single" w:sz="4" w:space="0" w:color="auto"/>
              <w:right w:val="single" w:sz="18" w:space="0" w:color="auto"/>
            </w:tcBorders>
            <w:vAlign w:val="center"/>
          </w:tcPr>
          <w:p w14:paraId="06E75429"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73946210"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E82FBDC"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2204E258"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306BFF05"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3A232D5F"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2906515"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2882D31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tcPr>
          <w:p w14:paraId="3DE8C198" w14:textId="77777777" w:rsidR="00B82D7F" w:rsidRPr="008D17C8" w:rsidRDefault="00B82D7F" w:rsidP="00912673">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2557AC74"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2F7F9584" w14:textId="77777777" w:rsidR="00B82D7F" w:rsidRPr="004C4A6C" w:rsidRDefault="00B82D7F" w:rsidP="00145341">
            <w:pPr>
              <w:spacing w:before="20" w:after="20"/>
              <w:jc w:val="center"/>
              <w:rPr>
                <w:rFonts w:ascii="Arial" w:hAnsi="Arial" w:cs="Arial"/>
                <w:b/>
                <w:sz w:val="18"/>
                <w:szCs w:val="18"/>
              </w:rPr>
            </w:pPr>
          </w:p>
        </w:tc>
      </w:tr>
      <w:tr w:rsidR="00B82D7F" w:rsidRPr="008D17C8" w14:paraId="37A37303" w14:textId="77777777" w:rsidTr="00B82D7F">
        <w:trPr>
          <w:jc w:val="center"/>
        </w:trPr>
        <w:tc>
          <w:tcPr>
            <w:tcW w:w="0" w:type="auto"/>
            <w:tcBorders>
              <w:top w:val="single" w:sz="4" w:space="0" w:color="auto"/>
              <w:bottom w:val="single" w:sz="4" w:space="0" w:color="auto"/>
              <w:right w:val="single" w:sz="18" w:space="0" w:color="auto"/>
            </w:tcBorders>
            <w:vAlign w:val="center"/>
          </w:tcPr>
          <w:p w14:paraId="70AF0A3E" w14:textId="77777777" w:rsidR="00B82D7F" w:rsidRDefault="00B82D7F" w:rsidP="00AC5636">
            <w:pPr>
              <w:spacing w:before="20" w:after="20"/>
              <w:jc w:val="center"/>
              <w:rPr>
                <w:rFonts w:ascii="Arial" w:hAnsi="Arial" w:cs="Arial"/>
                <w:sz w:val="18"/>
                <w:szCs w:val="18"/>
              </w:rPr>
            </w:pPr>
            <w:r>
              <w:rPr>
                <w:rFonts w:ascii="Arial" w:hAnsi="Arial" w:cs="Arial"/>
                <w:sz w:val="18"/>
                <w:szCs w:val="18"/>
              </w:rPr>
              <w:t>10</w:t>
            </w:r>
          </w:p>
        </w:tc>
        <w:tc>
          <w:tcPr>
            <w:tcW w:w="0" w:type="auto"/>
            <w:tcBorders>
              <w:top w:val="single" w:sz="4" w:space="0" w:color="auto"/>
              <w:left w:val="single" w:sz="18" w:space="0" w:color="auto"/>
              <w:bottom w:val="single" w:sz="4" w:space="0" w:color="auto"/>
              <w:right w:val="single" w:sz="18" w:space="0" w:color="auto"/>
            </w:tcBorders>
            <w:vAlign w:val="center"/>
          </w:tcPr>
          <w:p w14:paraId="0628CE3C"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667C81E0"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518F636A"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04E5A8B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986015D"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24EF5648"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0CCDC7A0" w14:textId="77777777" w:rsidR="00B82D7F" w:rsidRDefault="00B82D7F" w:rsidP="001D6093">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4D6FF2D5"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tcPr>
          <w:p w14:paraId="5AC3A793"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1F009636"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748F46FE" w14:textId="77777777" w:rsidR="00B82D7F" w:rsidRPr="004C4A6C" w:rsidRDefault="00B82D7F" w:rsidP="00145341">
            <w:pPr>
              <w:spacing w:before="20" w:after="20"/>
              <w:jc w:val="center"/>
              <w:rPr>
                <w:rFonts w:ascii="Arial" w:hAnsi="Arial" w:cs="Arial"/>
                <w:b/>
                <w:sz w:val="18"/>
                <w:szCs w:val="18"/>
              </w:rPr>
            </w:pPr>
          </w:p>
        </w:tc>
      </w:tr>
      <w:tr w:rsidR="00B82D7F" w:rsidRPr="008D17C8" w14:paraId="7EACAB1C" w14:textId="77777777" w:rsidTr="00B82D7F">
        <w:trPr>
          <w:jc w:val="center"/>
        </w:trPr>
        <w:tc>
          <w:tcPr>
            <w:tcW w:w="0" w:type="auto"/>
            <w:tcBorders>
              <w:top w:val="single" w:sz="4" w:space="0" w:color="auto"/>
              <w:bottom w:val="single" w:sz="4" w:space="0" w:color="auto"/>
              <w:right w:val="single" w:sz="18" w:space="0" w:color="auto"/>
            </w:tcBorders>
            <w:vAlign w:val="center"/>
          </w:tcPr>
          <w:p w14:paraId="148013C8" w14:textId="77777777" w:rsidR="00B82D7F" w:rsidRDefault="00B82D7F" w:rsidP="00AC5636">
            <w:pPr>
              <w:spacing w:before="20" w:after="20"/>
              <w:jc w:val="center"/>
              <w:rPr>
                <w:rFonts w:ascii="Arial" w:hAnsi="Arial" w:cs="Arial"/>
                <w:sz w:val="18"/>
                <w:szCs w:val="18"/>
              </w:rPr>
            </w:pPr>
            <w:r>
              <w:rPr>
                <w:rFonts w:ascii="Arial" w:hAnsi="Arial" w:cs="Arial"/>
                <w:sz w:val="18"/>
                <w:szCs w:val="18"/>
              </w:rPr>
              <w:t>11</w:t>
            </w:r>
          </w:p>
        </w:tc>
        <w:tc>
          <w:tcPr>
            <w:tcW w:w="0" w:type="auto"/>
            <w:tcBorders>
              <w:top w:val="single" w:sz="4" w:space="0" w:color="auto"/>
              <w:left w:val="single" w:sz="18" w:space="0" w:color="auto"/>
              <w:bottom w:val="single" w:sz="4" w:space="0" w:color="auto"/>
              <w:right w:val="single" w:sz="18" w:space="0" w:color="auto"/>
            </w:tcBorders>
            <w:vAlign w:val="center"/>
          </w:tcPr>
          <w:p w14:paraId="1083A365"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252014F6"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5AD0EED7"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C67A744"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4F88AA87"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4902DA2E"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0D78E81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26C5181"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tcPr>
          <w:p w14:paraId="407FC6F0"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00FFAF72"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6BFA5C1D" w14:textId="77777777" w:rsidR="00B82D7F" w:rsidRPr="004C4A6C" w:rsidRDefault="00B82D7F" w:rsidP="00145341">
            <w:pPr>
              <w:spacing w:before="20" w:after="20"/>
              <w:jc w:val="center"/>
              <w:rPr>
                <w:rFonts w:ascii="Arial" w:hAnsi="Arial" w:cs="Arial"/>
                <w:b/>
                <w:sz w:val="18"/>
                <w:szCs w:val="18"/>
              </w:rPr>
            </w:pPr>
          </w:p>
        </w:tc>
      </w:tr>
      <w:tr w:rsidR="00B82D7F" w:rsidRPr="008D17C8" w14:paraId="530E746C" w14:textId="77777777" w:rsidTr="00B82D7F">
        <w:trPr>
          <w:jc w:val="center"/>
        </w:trPr>
        <w:tc>
          <w:tcPr>
            <w:tcW w:w="0" w:type="auto"/>
            <w:tcBorders>
              <w:top w:val="single" w:sz="4" w:space="0" w:color="auto"/>
              <w:bottom w:val="single" w:sz="2" w:space="0" w:color="auto"/>
              <w:right w:val="single" w:sz="18" w:space="0" w:color="auto"/>
            </w:tcBorders>
            <w:vAlign w:val="center"/>
          </w:tcPr>
          <w:p w14:paraId="412D5007" w14:textId="77777777" w:rsidR="00B82D7F" w:rsidRDefault="00B82D7F" w:rsidP="00AC5636">
            <w:pPr>
              <w:spacing w:before="20" w:after="20"/>
              <w:jc w:val="center"/>
              <w:rPr>
                <w:rFonts w:ascii="Arial" w:hAnsi="Arial" w:cs="Arial"/>
                <w:sz w:val="18"/>
                <w:szCs w:val="18"/>
              </w:rPr>
            </w:pPr>
            <w:r>
              <w:rPr>
                <w:rFonts w:ascii="Arial" w:hAnsi="Arial" w:cs="Arial"/>
                <w:sz w:val="18"/>
                <w:szCs w:val="18"/>
              </w:rPr>
              <w:t>12</w:t>
            </w:r>
          </w:p>
        </w:tc>
        <w:tc>
          <w:tcPr>
            <w:tcW w:w="0" w:type="auto"/>
            <w:tcBorders>
              <w:top w:val="single" w:sz="4" w:space="0" w:color="auto"/>
              <w:left w:val="single" w:sz="18" w:space="0" w:color="auto"/>
              <w:bottom w:val="single" w:sz="2" w:space="0" w:color="auto"/>
              <w:right w:val="single" w:sz="18" w:space="0" w:color="auto"/>
            </w:tcBorders>
            <w:vAlign w:val="center"/>
          </w:tcPr>
          <w:p w14:paraId="0263E3F4"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2" w:space="0" w:color="auto"/>
            </w:tcBorders>
            <w:vAlign w:val="center"/>
          </w:tcPr>
          <w:p w14:paraId="4D2CBF16"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2" w:space="0" w:color="auto"/>
            </w:tcBorders>
            <w:vAlign w:val="center"/>
          </w:tcPr>
          <w:p w14:paraId="48AB98B8"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2" w:space="0" w:color="auto"/>
            </w:tcBorders>
            <w:vAlign w:val="center"/>
          </w:tcPr>
          <w:p w14:paraId="7A0EA0A2"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2" w:space="0" w:color="auto"/>
            </w:tcBorders>
            <w:vAlign w:val="center"/>
          </w:tcPr>
          <w:p w14:paraId="1E35663B"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2" w:space="0" w:color="auto"/>
            </w:tcBorders>
            <w:vAlign w:val="center"/>
          </w:tcPr>
          <w:p w14:paraId="019FB72F"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2" w:space="0" w:color="auto"/>
            </w:tcBorders>
            <w:vAlign w:val="center"/>
          </w:tcPr>
          <w:p w14:paraId="67434011"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2" w:space="0" w:color="auto"/>
            </w:tcBorders>
            <w:vAlign w:val="center"/>
          </w:tcPr>
          <w:p w14:paraId="19FDBCA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2" w:space="0" w:color="auto"/>
            </w:tcBorders>
          </w:tcPr>
          <w:p w14:paraId="363ADD89"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2" w:space="0" w:color="auto"/>
              <w:right w:val="single" w:sz="18" w:space="0" w:color="auto"/>
            </w:tcBorders>
            <w:vAlign w:val="center"/>
          </w:tcPr>
          <w:p w14:paraId="0B519136"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2" w:space="0" w:color="auto"/>
            </w:tcBorders>
            <w:vAlign w:val="center"/>
          </w:tcPr>
          <w:p w14:paraId="533C802F" w14:textId="77777777" w:rsidR="00B82D7F" w:rsidRPr="004C4A6C" w:rsidRDefault="00B82D7F" w:rsidP="00145341">
            <w:pPr>
              <w:spacing w:before="20" w:after="20"/>
              <w:jc w:val="center"/>
              <w:rPr>
                <w:rFonts w:ascii="Arial" w:hAnsi="Arial" w:cs="Arial"/>
                <w:b/>
                <w:sz w:val="18"/>
                <w:szCs w:val="18"/>
              </w:rPr>
            </w:pPr>
          </w:p>
        </w:tc>
      </w:tr>
      <w:tr w:rsidR="00B82D7F" w:rsidRPr="008D17C8" w14:paraId="277DF12F" w14:textId="77777777" w:rsidTr="00B82D7F">
        <w:trPr>
          <w:jc w:val="center"/>
        </w:trPr>
        <w:tc>
          <w:tcPr>
            <w:tcW w:w="0" w:type="auto"/>
            <w:tcBorders>
              <w:top w:val="single" w:sz="2" w:space="0" w:color="auto"/>
              <w:bottom w:val="single" w:sz="4" w:space="0" w:color="auto"/>
              <w:right w:val="single" w:sz="18" w:space="0" w:color="auto"/>
            </w:tcBorders>
            <w:vAlign w:val="center"/>
          </w:tcPr>
          <w:p w14:paraId="6C953BE8" w14:textId="77777777" w:rsidR="00B82D7F" w:rsidRDefault="00B82D7F" w:rsidP="00AC5636">
            <w:pPr>
              <w:spacing w:before="20" w:after="20"/>
              <w:jc w:val="center"/>
              <w:rPr>
                <w:rFonts w:ascii="Arial" w:hAnsi="Arial" w:cs="Arial"/>
                <w:sz w:val="18"/>
                <w:szCs w:val="18"/>
              </w:rPr>
            </w:pPr>
            <w:r>
              <w:rPr>
                <w:rFonts w:ascii="Arial" w:hAnsi="Arial" w:cs="Arial"/>
                <w:sz w:val="18"/>
                <w:szCs w:val="18"/>
              </w:rPr>
              <w:t>13</w:t>
            </w:r>
          </w:p>
        </w:tc>
        <w:tc>
          <w:tcPr>
            <w:tcW w:w="0" w:type="auto"/>
            <w:tcBorders>
              <w:top w:val="single" w:sz="2" w:space="0" w:color="auto"/>
              <w:left w:val="single" w:sz="18" w:space="0" w:color="auto"/>
              <w:bottom w:val="single" w:sz="4" w:space="0" w:color="auto"/>
              <w:right w:val="single" w:sz="18" w:space="0" w:color="auto"/>
            </w:tcBorders>
            <w:vAlign w:val="center"/>
          </w:tcPr>
          <w:p w14:paraId="342829F8" w14:textId="77777777" w:rsidR="00B82D7F" w:rsidRDefault="00B82D7F" w:rsidP="00AC5636">
            <w:pPr>
              <w:spacing w:before="20" w:after="20"/>
              <w:jc w:val="center"/>
              <w:rPr>
                <w:rFonts w:ascii="Arial" w:hAnsi="Arial" w:cs="Arial"/>
                <w:sz w:val="18"/>
                <w:szCs w:val="18"/>
              </w:rPr>
            </w:pPr>
          </w:p>
        </w:tc>
        <w:tc>
          <w:tcPr>
            <w:tcW w:w="0" w:type="auto"/>
            <w:tcBorders>
              <w:top w:val="single" w:sz="2" w:space="0" w:color="auto"/>
              <w:left w:val="single" w:sz="18" w:space="0" w:color="auto"/>
              <w:bottom w:val="single" w:sz="4" w:space="0" w:color="auto"/>
            </w:tcBorders>
            <w:vAlign w:val="center"/>
          </w:tcPr>
          <w:p w14:paraId="03DEDE26" w14:textId="77777777" w:rsidR="00B82D7F" w:rsidRDefault="00B82D7F" w:rsidP="00373C90">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17FCFD1F" w14:textId="77777777" w:rsidR="00B82D7F" w:rsidRDefault="00B82D7F" w:rsidP="00373C90">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5F875345" w14:textId="77777777" w:rsidR="00B82D7F" w:rsidRDefault="00B82D7F" w:rsidP="00AC5636">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65926311" w14:textId="77777777" w:rsidR="00B82D7F" w:rsidRDefault="00B82D7F" w:rsidP="00AC5636">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3BEF7DAF" w14:textId="77777777" w:rsidR="00B82D7F" w:rsidRDefault="00B82D7F" w:rsidP="00AC5636">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6DB57BBD" w14:textId="77777777" w:rsidR="00B82D7F" w:rsidRDefault="00B82D7F" w:rsidP="001D6093">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6658E157" w14:textId="77777777" w:rsidR="00B82D7F" w:rsidRDefault="00B82D7F" w:rsidP="00AC5636">
            <w:pPr>
              <w:spacing w:before="20" w:after="20"/>
              <w:jc w:val="center"/>
              <w:rPr>
                <w:rFonts w:ascii="Arial" w:hAnsi="Arial" w:cs="Arial"/>
                <w:sz w:val="18"/>
                <w:szCs w:val="18"/>
              </w:rPr>
            </w:pPr>
          </w:p>
        </w:tc>
        <w:tc>
          <w:tcPr>
            <w:tcW w:w="0" w:type="auto"/>
            <w:tcBorders>
              <w:top w:val="single" w:sz="2" w:space="0" w:color="auto"/>
              <w:bottom w:val="single" w:sz="4" w:space="0" w:color="auto"/>
            </w:tcBorders>
            <w:vAlign w:val="center"/>
          </w:tcPr>
          <w:p w14:paraId="7AC9C528"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2" w:space="0" w:color="auto"/>
              <w:bottom w:val="single" w:sz="4" w:space="0" w:color="auto"/>
              <w:right w:val="single" w:sz="18" w:space="0" w:color="auto"/>
            </w:tcBorders>
            <w:vAlign w:val="center"/>
          </w:tcPr>
          <w:p w14:paraId="299D87B8" w14:textId="77777777" w:rsidR="00B82D7F" w:rsidRDefault="00B82D7F" w:rsidP="0098289A">
            <w:pPr>
              <w:spacing w:before="20" w:after="20"/>
              <w:jc w:val="center"/>
              <w:rPr>
                <w:rFonts w:ascii="Arial" w:hAnsi="Arial" w:cs="Arial"/>
                <w:sz w:val="18"/>
                <w:szCs w:val="18"/>
              </w:rPr>
            </w:pPr>
          </w:p>
        </w:tc>
        <w:tc>
          <w:tcPr>
            <w:tcW w:w="0" w:type="auto"/>
            <w:tcBorders>
              <w:top w:val="single" w:sz="2" w:space="0" w:color="auto"/>
              <w:left w:val="single" w:sz="18" w:space="0" w:color="auto"/>
              <w:bottom w:val="single" w:sz="4" w:space="0" w:color="auto"/>
            </w:tcBorders>
            <w:vAlign w:val="center"/>
          </w:tcPr>
          <w:p w14:paraId="1B6C5ECF" w14:textId="77777777" w:rsidR="00B82D7F" w:rsidRPr="00874DD0" w:rsidRDefault="00B82D7F" w:rsidP="00AC5636">
            <w:pPr>
              <w:spacing w:before="20" w:after="20"/>
              <w:jc w:val="center"/>
              <w:rPr>
                <w:rFonts w:ascii="Arial" w:hAnsi="Arial" w:cs="Arial"/>
                <w:b/>
                <w:sz w:val="18"/>
                <w:szCs w:val="18"/>
              </w:rPr>
            </w:pPr>
          </w:p>
        </w:tc>
      </w:tr>
      <w:tr w:rsidR="00B82D7F" w:rsidRPr="008D17C8" w14:paraId="3F5C823C" w14:textId="77777777" w:rsidTr="00B82D7F">
        <w:trPr>
          <w:jc w:val="center"/>
        </w:trPr>
        <w:tc>
          <w:tcPr>
            <w:tcW w:w="0" w:type="auto"/>
            <w:tcBorders>
              <w:top w:val="single" w:sz="4" w:space="0" w:color="auto"/>
              <w:bottom w:val="single" w:sz="4" w:space="0" w:color="auto"/>
              <w:right w:val="single" w:sz="18" w:space="0" w:color="auto"/>
            </w:tcBorders>
            <w:vAlign w:val="center"/>
          </w:tcPr>
          <w:p w14:paraId="259A6494" w14:textId="77777777" w:rsidR="00B82D7F" w:rsidRDefault="00B82D7F" w:rsidP="00AC5636">
            <w:pPr>
              <w:spacing w:before="20" w:after="20"/>
              <w:jc w:val="center"/>
              <w:rPr>
                <w:rFonts w:ascii="Arial" w:hAnsi="Arial" w:cs="Arial"/>
                <w:sz w:val="18"/>
                <w:szCs w:val="18"/>
              </w:rPr>
            </w:pPr>
            <w:r>
              <w:rPr>
                <w:rFonts w:ascii="Arial" w:hAnsi="Arial" w:cs="Arial"/>
                <w:sz w:val="18"/>
                <w:szCs w:val="18"/>
              </w:rPr>
              <w:t>14</w:t>
            </w:r>
          </w:p>
        </w:tc>
        <w:tc>
          <w:tcPr>
            <w:tcW w:w="0" w:type="auto"/>
            <w:tcBorders>
              <w:top w:val="single" w:sz="4" w:space="0" w:color="auto"/>
              <w:left w:val="single" w:sz="18" w:space="0" w:color="auto"/>
              <w:bottom w:val="single" w:sz="4" w:space="0" w:color="auto"/>
              <w:right w:val="single" w:sz="18" w:space="0" w:color="auto"/>
            </w:tcBorders>
            <w:vAlign w:val="center"/>
          </w:tcPr>
          <w:p w14:paraId="2F1146B3"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44D21F10"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4BFE8114"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DAAB50D"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18F0BD4B"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669AAC9A"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56DC7F4A"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640C1093"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tcPr>
          <w:p w14:paraId="3DE4B750"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0A593EB9"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1CC7FDB3" w14:textId="77777777" w:rsidR="00B82D7F" w:rsidRPr="00874DD0" w:rsidRDefault="00B82D7F" w:rsidP="00145341">
            <w:pPr>
              <w:spacing w:before="20" w:after="20"/>
              <w:jc w:val="center"/>
              <w:rPr>
                <w:rFonts w:ascii="Arial" w:hAnsi="Arial" w:cs="Arial"/>
                <w:b/>
                <w:sz w:val="18"/>
                <w:szCs w:val="18"/>
              </w:rPr>
            </w:pPr>
          </w:p>
        </w:tc>
      </w:tr>
      <w:tr w:rsidR="00B82D7F" w:rsidRPr="008D17C8" w14:paraId="1F78ABF5" w14:textId="77777777" w:rsidTr="00B82D7F">
        <w:trPr>
          <w:jc w:val="center"/>
        </w:trPr>
        <w:tc>
          <w:tcPr>
            <w:tcW w:w="0" w:type="auto"/>
            <w:tcBorders>
              <w:top w:val="single" w:sz="4" w:space="0" w:color="auto"/>
              <w:bottom w:val="single" w:sz="4" w:space="0" w:color="auto"/>
              <w:right w:val="single" w:sz="18" w:space="0" w:color="auto"/>
            </w:tcBorders>
            <w:vAlign w:val="center"/>
          </w:tcPr>
          <w:p w14:paraId="5AFD1934" w14:textId="77777777" w:rsidR="00B82D7F" w:rsidRDefault="00B82D7F" w:rsidP="00AC5636">
            <w:pPr>
              <w:spacing w:before="20" w:after="20"/>
              <w:jc w:val="center"/>
              <w:rPr>
                <w:rFonts w:ascii="Arial" w:hAnsi="Arial" w:cs="Arial"/>
                <w:sz w:val="18"/>
                <w:szCs w:val="18"/>
              </w:rPr>
            </w:pPr>
            <w:r>
              <w:rPr>
                <w:rFonts w:ascii="Arial" w:hAnsi="Arial" w:cs="Arial"/>
                <w:sz w:val="18"/>
                <w:szCs w:val="18"/>
              </w:rPr>
              <w:t>15</w:t>
            </w:r>
          </w:p>
        </w:tc>
        <w:tc>
          <w:tcPr>
            <w:tcW w:w="0" w:type="auto"/>
            <w:tcBorders>
              <w:top w:val="single" w:sz="4" w:space="0" w:color="auto"/>
              <w:left w:val="single" w:sz="18" w:space="0" w:color="auto"/>
              <w:bottom w:val="single" w:sz="4" w:space="0" w:color="auto"/>
              <w:right w:val="single" w:sz="18" w:space="0" w:color="auto"/>
            </w:tcBorders>
            <w:vAlign w:val="center"/>
          </w:tcPr>
          <w:p w14:paraId="3ABCBED3"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75F183CF"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4D5A9043" w14:textId="77777777" w:rsidR="00B82D7F" w:rsidRDefault="00B82D7F" w:rsidP="00373C90">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265D421E"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62BE4254"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38036AA8"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761F7636"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vAlign w:val="center"/>
          </w:tcPr>
          <w:p w14:paraId="3006E4E3" w14:textId="77777777" w:rsidR="00B82D7F"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tcBorders>
          </w:tcPr>
          <w:p w14:paraId="1387A844" w14:textId="77777777" w:rsidR="00B82D7F" w:rsidRPr="008D17C8" w:rsidRDefault="00B82D7F" w:rsidP="00AC5636">
            <w:pPr>
              <w:spacing w:before="20" w:after="20"/>
              <w:jc w:val="center"/>
              <w:rPr>
                <w:rFonts w:ascii="Arial" w:hAnsi="Arial" w:cs="Arial"/>
                <w:sz w:val="18"/>
                <w:szCs w:val="18"/>
              </w:rPr>
            </w:pPr>
          </w:p>
        </w:tc>
        <w:tc>
          <w:tcPr>
            <w:tcW w:w="0" w:type="auto"/>
            <w:tcBorders>
              <w:top w:val="single" w:sz="4" w:space="0" w:color="auto"/>
              <w:bottom w:val="single" w:sz="4" w:space="0" w:color="auto"/>
              <w:right w:val="single" w:sz="18" w:space="0" w:color="auto"/>
            </w:tcBorders>
            <w:vAlign w:val="center"/>
          </w:tcPr>
          <w:p w14:paraId="564EFD56" w14:textId="77777777" w:rsidR="00B82D7F" w:rsidRDefault="00B82D7F" w:rsidP="0098289A">
            <w:pPr>
              <w:spacing w:before="20" w:after="20"/>
              <w:jc w:val="center"/>
              <w:rPr>
                <w:rFonts w:ascii="Arial" w:hAnsi="Arial" w:cs="Arial"/>
                <w:sz w:val="18"/>
                <w:szCs w:val="18"/>
              </w:rPr>
            </w:pPr>
          </w:p>
        </w:tc>
        <w:tc>
          <w:tcPr>
            <w:tcW w:w="0" w:type="auto"/>
            <w:tcBorders>
              <w:top w:val="single" w:sz="4" w:space="0" w:color="auto"/>
              <w:left w:val="single" w:sz="18" w:space="0" w:color="auto"/>
              <w:bottom w:val="single" w:sz="4" w:space="0" w:color="auto"/>
            </w:tcBorders>
            <w:vAlign w:val="center"/>
          </w:tcPr>
          <w:p w14:paraId="2F59B4C5" w14:textId="77777777" w:rsidR="00B82D7F" w:rsidRPr="00874DD0" w:rsidRDefault="00B82D7F" w:rsidP="00AC5636">
            <w:pPr>
              <w:spacing w:before="20" w:after="20"/>
              <w:jc w:val="center"/>
              <w:rPr>
                <w:rFonts w:ascii="Arial" w:hAnsi="Arial" w:cs="Arial"/>
                <w:b/>
                <w:sz w:val="18"/>
                <w:szCs w:val="18"/>
              </w:rPr>
            </w:pPr>
          </w:p>
        </w:tc>
      </w:tr>
    </w:tbl>
    <w:p w14:paraId="736986EE" w14:textId="77777777" w:rsidR="006022BC" w:rsidRDefault="003E2A36" w:rsidP="003E2A36">
      <w:pPr>
        <w:spacing w:before="200" w:after="60"/>
        <w:rPr>
          <w:rFonts w:ascii="Arial" w:hAnsi="Arial" w:cs="Arial"/>
          <w:sz w:val="20"/>
          <w:szCs w:val="20"/>
        </w:rPr>
      </w:pPr>
      <w:r w:rsidRPr="003E2A36">
        <w:rPr>
          <w:rFonts w:ascii="Arial" w:hAnsi="Arial" w:cs="Arial"/>
          <w:sz w:val="20"/>
          <w:szCs w:val="20"/>
        </w:rPr>
        <w:t xml:space="preserve">gdzie: </w:t>
      </w:r>
      <w:r>
        <w:rPr>
          <w:rFonts w:ascii="Arial" w:hAnsi="Arial" w:cs="Arial"/>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L</m:t>
            </m:r>
          </m:e>
          <m:sub>
            <m:r>
              <m:rPr>
                <m:sty m:val="bi"/>
              </m:rPr>
              <w:rPr>
                <w:rFonts w:ascii="Cambria Math" w:hAnsi="Cambria Math" w:cs="Arial"/>
                <w:sz w:val="20"/>
                <w:szCs w:val="20"/>
              </w:rPr>
              <m:t>T</m:t>
            </m:r>
          </m:sub>
        </m:sSub>
        <m:r>
          <m:rPr>
            <m:sty m:val="bi"/>
          </m:rPr>
          <w:rPr>
            <w:rFonts w:ascii="Cambria Math" w:hAnsi="Cambria Math" w:cs="Arial"/>
            <w:sz w:val="20"/>
            <w:szCs w:val="20"/>
          </w:rPr>
          <m:t xml:space="preserve"> </m:t>
        </m:r>
      </m:oMath>
      <w:r w:rsidR="006022BC">
        <w:rPr>
          <w:rFonts w:ascii="Arial" w:hAnsi="Arial" w:cs="Arial"/>
          <w:b/>
          <w:sz w:val="20"/>
          <w:szCs w:val="20"/>
        </w:rPr>
        <w:t xml:space="preserve">     </w:t>
      </w:r>
      <w:r w:rsidR="006022BC" w:rsidRPr="00733947">
        <w:rPr>
          <w:rFonts w:ascii="Arial" w:hAnsi="Arial" w:cs="Arial"/>
          <w:sz w:val="20"/>
          <w:szCs w:val="20"/>
        </w:rPr>
        <w:t>-</w:t>
      </w:r>
      <w:r w:rsidR="006022BC">
        <w:rPr>
          <w:rFonts w:ascii="Arial" w:hAnsi="Arial" w:cs="Arial"/>
          <w:sz w:val="20"/>
          <w:szCs w:val="20"/>
        </w:rPr>
        <w:t xml:space="preserve"> </w:t>
      </w:r>
      <w:r w:rsidR="006022BC" w:rsidRPr="00733947">
        <w:rPr>
          <w:rFonts w:ascii="Arial" w:hAnsi="Arial" w:cs="Arial"/>
          <w:sz w:val="20"/>
          <w:szCs w:val="20"/>
        </w:rPr>
        <w:t xml:space="preserve"> długość </w:t>
      </w:r>
      <w:r w:rsidR="006022BC">
        <w:rPr>
          <w:rFonts w:ascii="Arial" w:hAnsi="Arial" w:cs="Arial"/>
          <w:sz w:val="20"/>
          <w:szCs w:val="20"/>
        </w:rPr>
        <w:t xml:space="preserve">trasowa </w:t>
      </w:r>
      <w:r w:rsidR="006022BC" w:rsidRPr="00733947">
        <w:rPr>
          <w:rFonts w:ascii="Arial" w:hAnsi="Arial" w:cs="Arial"/>
          <w:sz w:val="20"/>
          <w:szCs w:val="20"/>
        </w:rPr>
        <w:t>odcinka</w:t>
      </w:r>
      <w:r>
        <w:rPr>
          <w:rFonts w:ascii="Arial" w:hAnsi="Arial" w:cs="Arial"/>
          <w:sz w:val="20"/>
          <w:szCs w:val="20"/>
        </w:rPr>
        <w:t>,</w:t>
      </w:r>
    </w:p>
    <w:p w14:paraId="326A49C1" w14:textId="77777777" w:rsidR="006022BC" w:rsidRPr="00733947" w:rsidRDefault="003E2A36" w:rsidP="006022BC">
      <w:pPr>
        <w:spacing w:after="60"/>
        <w:rPr>
          <w:rFonts w:ascii="Arial" w:hAnsi="Arial" w:cs="Arial"/>
          <w:b/>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L</m:t>
            </m:r>
          </m:e>
          <m:sub>
            <m:r>
              <m:rPr>
                <m:sty m:val="bi"/>
              </m:rPr>
              <w:rPr>
                <w:rFonts w:ascii="Cambria Math" w:hAnsi="Cambria Math" w:cs="Arial"/>
                <w:sz w:val="20"/>
                <w:szCs w:val="20"/>
              </w:rPr>
              <m:t>OPT</m:t>
            </m:r>
          </m:sub>
        </m:sSub>
        <m:r>
          <m:rPr>
            <m:sty m:val="bi"/>
          </m:rPr>
          <w:rPr>
            <w:rFonts w:ascii="Cambria Math" w:hAnsi="Cambria Math" w:cs="Arial"/>
            <w:sz w:val="20"/>
            <w:szCs w:val="20"/>
          </w:rPr>
          <m:t xml:space="preserve"> </m:t>
        </m:r>
      </m:oMath>
      <w:r w:rsidR="006022BC">
        <w:rPr>
          <w:rFonts w:ascii="Arial" w:hAnsi="Arial" w:cs="Arial"/>
          <w:b/>
          <w:sz w:val="20"/>
          <w:szCs w:val="20"/>
        </w:rPr>
        <w:t xml:space="preserve"> </w:t>
      </w:r>
      <w:r w:rsidR="006022BC" w:rsidRPr="00733947">
        <w:rPr>
          <w:rFonts w:ascii="Arial" w:hAnsi="Arial" w:cs="Arial"/>
          <w:sz w:val="20"/>
          <w:szCs w:val="20"/>
        </w:rPr>
        <w:t xml:space="preserve">- </w:t>
      </w:r>
      <w:r w:rsidR="006022BC">
        <w:rPr>
          <w:rFonts w:ascii="Arial" w:hAnsi="Arial" w:cs="Arial"/>
          <w:sz w:val="20"/>
          <w:szCs w:val="20"/>
        </w:rPr>
        <w:t xml:space="preserve"> </w:t>
      </w:r>
      <w:r w:rsidR="006022BC" w:rsidRPr="00733947">
        <w:rPr>
          <w:rFonts w:ascii="Arial" w:hAnsi="Arial" w:cs="Arial"/>
          <w:sz w:val="20"/>
          <w:szCs w:val="20"/>
        </w:rPr>
        <w:t xml:space="preserve">długość </w:t>
      </w:r>
      <w:r w:rsidR="00437FCE" w:rsidRPr="00733947">
        <w:rPr>
          <w:rFonts w:ascii="Arial" w:hAnsi="Arial" w:cs="Arial"/>
          <w:sz w:val="20"/>
          <w:szCs w:val="20"/>
        </w:rPr>
        <w:t>odcinka</w:t>
      </w:r>
      <w:r w:rsidR="00437FCE">
        <w:rPr>
          <w:rFonts w:ascii="Arial" w:hAnsi="Arial" w:cs="Arial"/>
          <w:sz w:val="20"/>
          <w:szCs w:val="20"/>
        </w:rPr>
        <w:t xml:space="preserve"> uwzględniająca zapasy i falowanie kabla w kanale technologicznym</w:t>
      </w:r>
      <w:r>
        <w:rPr>
          <w:rFonts w:ascii="Arial" w:hAnsi="Arial" w:cs="Arial"/>
          <w:sz w:val="20"/>
          <w:szCs w:val="20"/>
        </w:rPr>
        <w:t>,</w:t>
      </w:r>
    </w:p>
    <w:p w14:paraId="329C3D2B" w14:textId="77777777" w:rsidR="006022BC" w:rsidRPr="00733947" w:rsidRDefault="003E2A36" w:rsidP="006022BC">
      <w:pPr>
        <w:spacing w:after="60"/>
        <w:rPr>
          <w:rFonts w:ascii="Arial" w:hAnsi="Arial" w:cs="Arial"/>
          <w:b/>
          <w:sz w:val="20"/>
          <w:szCs w:val="20"/>
        </w:rPr>
      </w:pPr>
      <w:r>
        <w:rPr>
          <w:rFonts w:ascii="Arial" w:hAnsi="Arial" w:cs="Arial"/>
          <w:b/>
          <w:sz w:val="20"/>
          <w:szCs w:val="20"/>
        </w:rPr>
        <w:t xml:space="preserve">            </w:t>
      </w:r>
      <m:oMath>
        <m:r>
          <m:rPr>
            <m:sty m:val="bi"/>
          </m:rPr>
          <w:rPr>
            <w:rFonts w:ascii="Cambria Math" w:hAnsi="Cambria Math" w:cs="Arial"/>
            <w:sz w:val="20"/>
            <w:szCs w:val="20"/>
          </w:rPr>
          <m:t xml:space="preserve">α </m:t>
        </m:r>
      </m:oMath>
      <w:r w:rsidR="006022BC">
        <w:rPr>
          <w:rFonts w:ascii="Arial" w:hAnsi="Arial" w:cs="Arial"/>
          <w:b/>
          <w:sz w:val="20"/>
          <w:szCs w:val="20"/>
        </w:rPr>
        <w:t xml:space="preserve">      </w:t>
      </w:r>
      <w:r w:rsidR="006022BC" w:rsidRPr="00733947">
        <w:rPr>
          <w:rFonts w:ascii="Arial" w:hAnsi="Arial" w:cs="Arial"/>
          <w:sz w:val="20"/>
          <w:szCs w:val="20"/>
        </w:rPr>
        <w:t xml:space="preserve">- </w:t>
      </w:r>
      <w:r w:rsidR="006022BC">
        <w:rPr>
          <w:rFonts w:ascii="Arial" w:hAnsi="Arial" w:cs="Arial"/>
          <w:sz w:val="20"/>
          <w:szCs w:val="20"/>
        </w:rPr>
        <w:t xml:space="preserve"> </w:t>
      </w:r>
      <w:r w:rsidR="006022BC" w:rsidRPr="00733947">
        <w:rPr>
          <w:rFonts w:ascii="Arial" w:hAnsi="Arial" w:cs="Arial"/>
          <w:sz w:val="20"/>
          <w:szCs w:val="20"/>
        </w:rPr>
        <w:t xml:space="preserve">tłumienność </w:t>
      </w:r>
      <w:r w:rsidR="006022BC">
        <w:rPr>
          <w:rFonts w:ascii="Arial" w:hAnsi="Arial" w:cs="Arial"/>
          <w:sz w:val="20"/>
          <w:szCs w:val="20"/>
        </w:rPr>
        <w:t xml:space="preserve">jednostkowa włókna światłowodowego </w:t>
      </w:r>
      <w:r w:rsidR="006022BC" w:rsidRPr="00733947">
        <w:rPr>
          <w:rFonts w:ascii="Arial" w:hAnsi="Arial" w:cs="Arial"/>
          <w:sz w:val="20"/>
          <w:szCs w:val="20"/>
        </w:rPr>
        <w:t xml:space="preserve">dla </w:t>
      </w:r>
      <w:r w:rsidR="006022BC">
        <w:rPr>
          <w:rFonts w:ascii="Arial" w:hAnsi="Arial" w:cs="Arial"/>
          <w:sz w:val="20"/>
          <w:szCs w:val="20"/>
        </w:rPr>
        <w:t xml:space="preserve">długości fali </w:t>
      </w:r>
      <w:r w:rsidR="00E34D62">
        <w:rPr>
          <w:rFonts w:ascii="Arial" w:hAnsi="Arial" w:cs="Arial"/>
          <w:sz w:val="20"/>
          <w:szCs w:val="20"/>
        </w:rPr>
        <w:t>……….</w:t>
      </w:r>
      <w:r w:rsidR="006022BC" w:rsidRPr="00733947">
        <w:rPr>
          <w:rFonts w:ascii="Arial" w:hAnsi="Arial" w:cs="Arial"/>
          <w:sz w:val="20"/>
          <w:szCs w:val="20"/>
        </w:rPr>
        <w:t xml:space="preserve"> nm</w:t>
      </w:r>
      <w:r>
        <w:rPr>
          <w:rFonts w:ascii="Arial" w:hAnsi="Arial" w:cs="Arial"/>
          <w:sz w:val="20"/>
          <w:szCs w:val="20"/>
        </w:rPr>
        <w:t>,</w:t>
      </w:r>
    </w:p>
    <w:p w14:paraId="2EE35C1C" w14:textId="11B57F9B" w:rsidR="006022BC" w:rsidRDefault="003E2A36" w:rsidP="006022BC">
      <w:pPr>
        <w:spacing w:after="60"/>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N</m:t>
            </m:r>
          </m:e>
          <m:sub>
            <m:r>
              <m:rPr>
                <m:sty m:val="bi"/>
              </m:rPr>
              <w:rPr>
                <w:rFonts w:ascii="Cambria Math" w:hAnsi="Cambria Math" w:cs="Arial"/>
                <w:sz w:val="20"/>
                <w:szCs w:val="20"/>
              </w:rPr>
              <m:t>Z</m:t>
            </m:r>
          </m:sub>
        </m:sSub>
      </m:oMath>
      <w:r w:rsidR="006022BC">
        <w:rPr>
          <w:rFonts w:ascii="Arial" w:hAnsi="Arial" w:cs="Arial"/>
          <w:sz w:val="20"/>
          <w:szCs w:val="20"/>
        </w:rPr>
        <w:t xml:space="preserve">     -  liczba złączy rozłączalnych</w:t>
      </w:r>
      <w:ins w:id="484" w:author="Marcin Walenciej (75524)" w:date="2026-03-21T08:16:00Z" w16du:dateUtc="2026-03-21T07:16:00Z">
        <w:r w:rsidR="003319A4">
          <w:rPr>
            <w:rFonts w:ascii="Arial" w:hAnsi="Arial" w:cs="Arial"/>
            <w:sz w:val="20"/>
            <w:szCs w:val="20"/>
          </w:rPr>
          <w:t>a</w:t>
        </w:r>
      </w:ins>
      <w:r>
        <w:rPr>
          <w:rFonts w:ascii="Arial" w:hAnsi="Arial" w:cs="Arial"/>
          <w:sz w:val="20"/>
          <w:szCs w:val="20"/>
        </w:rPr>
        <w:t>,</w:t>
      </w:r>
    </w:p>
    <w:p w14:paraId="63516E91" w14:textId="77777777" w:rsidR="006022BC" w:rsidRPr="00933080" w:rsidRDefault="003E2A36" w:rsidP="006022BC">
      <w:pPr>
        <w:spacing w:after="60"/>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a</m:t>
            </m:r>
          </m:e>
          <m:sub>
            <m:r>
              <m:rPr>
                <m:sty m:val="bi"/>
              </m:rPr>
              <w:rPr>
                <w:rFonts w:ascii="Cambria Math" w:hAnsi="Cambria Math" w:cs="Arial"/>
                <w:sz w:val="20"/>
                <w:szCs w:val="20"/>
              </w:rPr>
              <m:t>Z</m:t>
            </m:r>
          </m:sub>
        </m:sSub>
      </m:oMath>
      <w:r w:rsidR="006022BC">
        <w:rPr>
          <w:rFonts w:ascii="Arial" w:hAnsi="Arial" w:cs="Arial"/>
          <w:sz w:val="20"/>
          <w:szCs w:val="20"/>
        </w:rPr>
        <w:t xml:space="preserve">     -  tłu</w:t>
      </w:r>
      <w:r>
        <w:rPr>
          <w:rFonts w:ascii="Arial" w:hAnsi="Arial" w:cs="Arial"/>
          <w:sz w:val="20"/>
          <w:szCs w:val="20"/>
        </w:rPr>
        <w:t>mienie złączy rozłączalnych,</w:t>
      </w:r>
    </w:p>
    <w:p w14:paraId="460BAD0F" w14:textId="77777777" w:rsidR="006022BC" w:rsidRDefault="003E2A36" w:rsidP="00EE7DA8">
      <w:pPr>
        <w:spacing w:after="60"/>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N</m:t>
            </m:r>
          </m:e>
          <m:sub>
            <m:r>
              <m:rPr>
                <m:sty m:val="bi"/>
              </m:rPr>
              <w:rPr>
                <w:rFonts w:ascii="Cambria Math" w:hAnsi="Cambria Math" w:cs="Arial"/>
                <w:sz w:val="20"/>
                <w:szCs w:val="20"/>
              </w:rPr>
              <m:t>S</m:t>
            </m:r>
          </m:sub>
        </m:sSub>
        <m:r>
          <m:rPr>
            <m:sty m:val="bi"/>
          </m:rPr>
          <w:rPr>
            <w:rFonts w:ascii="Cambria Math" w:hAnsi="Cambria Math" w:cs="Arial"/>
            <w:sz w:val="20"/>
            <w:szCs w:val="20"/>
          </w:rPr>
          <m:t xml:space="preserve"> </m:t>
        </m:r>
      </m:oMath>
      <w:r w:rsidR="006022BC">
        <w:rPr>
          <w:rFonts w:ascii="Arial" w:hAnsi="Arial" w:cs="Arial"/>
          <w:b/>
          <w:sz w:val="20"/>
          <w:szCs w:val="20"/>
        </w:rPr>
        <w:t xml:space="preserve">    </w:t>
      </w:r>
      <w:r w:rsidR="006022BC" w:rsidRPr="00733947">
        <w:rPr>
          <w:rFonts w:ascii="Arial" w:hAnsi="Arial" w:cs="Arial"/>
          <w:sz w:val="20"/>
          <w:szCs w:val="20"/>
        </w:rPr>
        <w:t xml:space="preserve">- </w:t>
      </w:r>
      <w:r w:rsidR="006022BC">
        <w:rPr>
          <w:rFonts w:ascii="Arial" w:hAnsi="Arial" w:cs="Arial"/>
          <w:sz w:val="20"/>
          <w:szCs w:val="20"/>
        </w:rPr>
        <w:t xml:space="preserve"> liczba złączy spajanych (</w:t>
      </w:r>
      <w:r w:rsidR="006022BC" w:rsidRPr="00733947">
        <w:rPr>
          <w:rFonts w:ascii="Arial" w:hAnsi="Arial" w:cs="Arial"/>
          <w:sz w:val="20"/>
          <w:szCs w:val="20"/>
        </w:rPr>
        <w:t>spaw</w:t>
      </w:r>
      <w:r w:rsidR="006022BC">
        <w:rPr>
          <w:rFonts w:ascii="Arial" w:hAnsi="Arial" w:cs="Arial"/>
          <w:sz w:val="20"/>
          <w:szCs w:val="20"/>
        </w:rPr>
        <w:t>ów)</w:t>
      </w:r>
      <w:r>
        <w:rPr>
          <w:rFonts w:ascii="Arial" w:hAnsi="Arial" w:cs="Arial"/>
          <w:sz w:val="20"/>
          <w:szCs w:val="20"/>
        </w:rPr>
        <w:t>,</w:t>
      </w:r>
    </w:p>
    <w:p w14:paraId="48FAE001" w14:textId="77777777" w:rsidR="006022BC" w:rsidRDefault="003E2A36" w:rsidP="006022BC">
      <w:pPr>
        <w:spacing w:after="60"/>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a</m:t>
            </m:r>
          </m:e>
          <m:sub>
            <m:r>
              <m:rPr>
                <m:sty m:val="bi"/>
              </m:rPr>
              <w:rPr>
                <w:rFonts w:ascii="Cambria Math" w:hAnsi="Cambria Math" w:cs="Arial"/>
                <w:sz w:val="20"/>
                <w:szCs w:val="20"/>
              </w:rPr>
              <m:t>S</m:t>
            </m:r>
          </m:sub>
        </m:sSub>
        <m:r>
          <m:rPr>
            <m:sty m:val="bi"/>
          </m:rPr>
          <w:rPr>
            <w:rFonts w:ascii="Cambria Math" w:hAnsi="Cambria Math" w:cs="Arial"/>
            <w:sz w:val="20"/>
            <w:szCs w:val="20"/>
          </w:rPr>
          <m:t xml:space="preserve"> </m:t>
        </m:r>
      </m:oMath>
      <w:r w:rsidR="006022BC">
        <w:rPr>
          <w:rFonts w:ascii="Arial" w:hAnsi="Arial" w:cs="Arial"/>
          <w:b/>
          <w:sz w:val="20"/>
          <w:szCs w:val="20"/>
        </w:rPr>
        <w:t xml:space="preserve">     </w:t>
      </w:r>
      <w:r w:rsidR="006022BC">
        <w:rPr>
          <w:rFonts w:ascii="Arial" w:hAnsi="Arial" w:cs="Arial"/>
          <w:sz w:val="20"/>
          <w:szCs w:val="20"/>
        </w:rPr>
        <w:t>-  tłumienie złączy spajanych (</w:t>
      </w:r>
      <w:r w:rsidR="006022BC" w:rsidRPr="00733947">
        <w:rPr>
          <w:rFonts w:ascii="Arial" w:hAnsi="Arial" w:cs="Arial"/>
          <w:sz w:val="20"/>
          <w:szCs w:val="20"/>
        </w:rPr>
        <w:t>spaw</w:t>
      </w:r>
      <w:r>
        <w:rPr>
          <w:rFonts w:ascii="Arial" w:hAnsi="Arial" w:cs="Arial"/>
          <w:sz w:val="20"/>
          <w:szCs w:val="20"/>
        </w:rPr>
        <w:t>ów),</w:t>
      </w:r>
    </w:p>
    <w:p w14:paraId="5B70721C" w14:textId="77777777" w:rsidR="006022BC" w:rsidRPr="00E34D62" w:rsidRDefault="003E2A36" w:rsidP="00E34D62">
      <w:pPr>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a</m:t>
            </m:r>
          </m:e>
          <m:sub>
            <m:r>
              <m:rPr>
                <m:sty m:val="bi"/>
              </m:rPr>
              <w:rPr>
                <w:rFonts w:ascii="Cambria Math" w:hAnsi="Cambria Math" w:cs="Arial"/>
                <w:sz w:val="20"/>
                <w:szCs w:val="20"/>
              </w:rPr>
              <m:t>D</m:t>
            </m:r>
          </m:sub>
        </m:sSub>
      </m:oMath>
      <w:r w:rsidR="006022BC">
        <w:rPr>
          <w:rFonts w:ascii="Arial" w:hAnsi="Arial" w:cs="Arial"/>
          <w:b/>
          <w:sz w:val="20"/>
          <w:szCs w:val="20"/>
        </w:rPr>
        <w:t xml:space="preserve">     </w:t>
      </w:r>
      <w:r w:rsidR="006022BC" w:rsidRPr="00933080">
        <w:rPr>
          <w:rFonts w:ascii="Arial" w:hAnsi="Arial" w:cs="Arial"/>
          <w:sz w:val="20"/>
          <w:szCs w:val="20"/>
        </w:rPr>
        <w:t>-</w:t>
      </w:r>
      <w:r w:rsidR="006022BC">
        <w:rPr>
          <w:rFonts w:ascii="Arial" w:hAnsi="Arial" w:cs="Arial"/>
          <w:sz w:val="20"/>
          <w:szCs w:val="20"/>
        </w:rPr>
        <w:t xml:space="preserve"> </w:t>
      </w:r>
      <w:r w:rsidR="006022BC" w:rsidRPr="00933080">
        <w:rPr>
          <w:rFonts w:ascii="Arial" w:hAnsi="Arial" w:cs="Arial"/>
          <w:sz w:val="20"/>
          <w:szCs w:val="20"/>
        </w:rPr>
        <w:t xml:space="preserve"> </w:t>
      </w:r>
      <w:r w:rsidR="006022BC">
        <w:rPr>
          <w:rFonts w:ascii="Arial" w:hAnsi="Arial" w:cs="Arial"/>
          <w:sz w:val="20"/>
          <w:szCs w:val="20"/>
        </w:rPr>
        <w:t xml:space="preserve">dodatkowe tłumienie </w:t>
      </w:r>
      <w:r w:rsidR="006022BC" w:rsidRPr="00933080">
        <w:rPr>
          <w:rFonts w:ascii="Arial" w:hAnsi="Arial" w:cs="Arial"/>
          <w:sz w:val="20"/>
          <w:szCs w:val="20"/>
        </w:rPr>
        <w:t xml:space="preserve">wprowadzane przez </w:t>
      </w:r>
      <w:r w:rsidR="00E34D62">
        <w:rPr>
          <w:rFonts w:ascii="Arial" w:hAnsi="Arial" w:cs="Arial"/>
          <w:sz w:val="20"/>
          <w:szCs w:val="20"/>
        </w:rPr>
        <w:t>………….</w:t>
      </w:r>
      <w:r w:rsidR="00373C90" w:rsidRPr="00E34D62">
        <w:rPr>
          <w:rFonts w:ascii="Arial" w:hAnsi="Arial" w:cs="Arial"/>
          <w:sz w:val="20"/>
          <w:szCs w:val="20"/>
        </w:rPr>
        <w:t>:</w:t>
      </w:r>
    </w:p>
    <w:p w14:paraId="03D67DA8" w14:textId="77777777" w:rsidR="00EE7DA8" w:rsidRDefault="00EE7DA8" w:rsidP="009E5DC8">
      <w:pPr>
        <w:spacing w:after="60"/>
        <w:rPr>
          <w:rFonts w:ascii="Arial" w:hAnsi="Arial" w:cs="Arial"/>
          <w:sz w:val="20"/>
          <w:szCs w:val="20"/>
        </w:rPr>
      </w:pPr>
      <w:r w:rsidRPr="00373C90">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a</m:t>
            </m:r>
          </m:e>
          <m:sub>
            <m:r>
              <m:rPr>
                <m:sty m:val="bi"/>
              </m:rPr>
              <w:rPr>
                <w:rFonts w:ascii="Cambria Math" w:hAnsi="Cambria Math" w:cs="Arial"/>
                <w:sz w:val="20"/>
                <w:szCs w:val="20"/>
              </w:rPr>
              <m:t>R</m:t>
            </m:r>
          </m:sub>
        </m:sSub>
        <m:r>
          <m:rPr>
            <m:sty m:val="bi"/>
          </m:rPr>
          <w:rPr>
            <w:rFonts w:ascii="Cambria Math" w:hAnsi="Cambria Math" w:cs="Arial"/>
            <w:sz w:val="20"/>
            <w:szCs w:val="20"/>
          </w:rPr>
          <m:t xml:space="preserve"> </m:t>
        </m:r>
      </m:oMath>
      <w:r>
        <w:rPr>
          <w:rFonts w:ascii="Arial" w:hAnsi="Arial" w:cs="Arial"/>
          <w:b/>
          <w:sz w:val="20"/>
          <w:szCs w:val="20"/>
        </w:rPr>
        <w:t xml:space="preserve">     </w:t>
      </w:r>
      <w:r>
        <w:rPr>
          <w:rFonts w:ascii="Arial" w:hAnsi="Arial" w:cs="Arial"/>
          <w:sz w:val="20"/>
          <w:szCs w:val="20"/>
        </w:rPr>
        <w:t>-  rezerwa eksploatacyjna,</w:t>
      </w:r>
    </w:p>
    <w:p w14:paraId="569F5592" w14:textId="77777777" w:rsidR="00EE7DA8" w:rsidRPr="00EE7DA8" w:rsidRDefault="00EE7DA8" w:rsidP="006022BC">
      <w:pPr>
        <w:spacing w:after="120"/>
        <w:rPr>
          <w:rFonts w:ascii="Arial" w:hAnsi="Arial" w:cs="Arial"/>
          <w:sz w:val="20"/>
          <w:szCs w:val="20"/>
        </w:rPr>
      </w:pPr>
      <w:r>
        <w:rPr>
          <w:rFonts w:ascii="Arial" w:hAnsi="Arial" w:cs="Arial"/>
          <w:b/>
          <w:sz w:val="20"/>
          <w:szCs w:val="20"/>
        </w:rPr>
        <w:t xml:space="preserve">            </w:t>
      </w:r>
      <m:oMath>
        <m:r>
          <m:rPr>
            <m:sty m:val="bi"/>
          </m:rPr>
          <w:rPr>
            <w:rFonts w:ascii="Cambria Math" w:hAnsi="Cambria Math" w:cs="Arial"/>
            <w:sz w:val="20"/>
            <w:szCs w:val="20"/>
          </w:rPr>
          <m:t xml:space="preserve">A </m:t>
        </m:r>
      </m:oMath>
      <w:r>
        <w:rPr>
          <w:rFonts w:ascii="Arial" w:hAnsi="Arial" w:cs="Arial"/>
          <w:b/>
          <w:sz w:val="20"/>
          <w:szCs w:val="20"/>
        </w:rPr>
        <w:t xml:space="preserve">       </w:t>
      </w:r>
      <w:r>
        <w:rPr>
          <w:rFonts w:ascii="Arial" w:hAnsi="Arial" w:cs="Arial"/>
          <w:sz w:val="20"/>
          <w:szCs w:val="20"/>
        </w:rPr>
        <w:t>-  całkowite tłumienie danego odcinka łącza światłowodowego.</w:t>
      </w:r>
    </w:p>
    <w:p w14:paraId="39A29D14" w14:textId="77777777" w:rsidR="00EE7DA8" w:rsidRDefault="00EE7DA8" w:rsidP="00EE7DA8">
      <w:pPr>
        <w:spacing w:before="200" w:after="120"/>
        <w:jc w:val="both"/>
        <w:rPr>
          <w:rFonts w:ascii="Arial" w:hAnsi="Arial" w:cs="Arial"/>
          <w:sz w:val="20"/>
          <w:szCs w:val="20"/>
        </w:rPr>
      </w:pPr>
      <w:r>
        <w:rPr>
          <w:rFonts w:ascii="Arial" w:hAnsi="Arial" w:cs="Arial"/>
          <w:sz w:val="20"/>
          <w:szCs w:val="20"/>
        </w:rPr>
        <w:t xml:space="preserve">Przykładowe obliczenie </w:t>
      </w:r>
      <w:r w:rsidR="009F5108">
        <w:rPr>
          <w:rFonts w:ascii="Arial" w:hAnsi="Arial" w:cs="Arial"/>
          <w:sz w:val="20"/>
          <w:szCs w:val="20"/>
        </w:rPr>
        <w:t>całkowitego tłumienia</w:t>
      </w:r>
      <w:r>
        <w:rPr>
          <w:rFonts w:ascii="Arial" w:hAnsi="Arial" w:cs="Arial"/>
          <w:sz w:val="20"/>
          <w:szCs w:val="20"/>
        </w:rPr>
        <w:t xml:space="preserve"> dla odcinka </w:t>
      </w:r>
      <w:r w:rsidR="006B5C3C">
        <w:rPr>
          <w:rFonts w:ascii="Arial" w:hAnsi="Arial" w:cs="Arial"/>
          <w:sz w:val="20"/>
          <w:szCs w:val="20"/>
        </w:rPr>
        <w:t>……………………….</w:t>
      </w:r>
      <w:r>
        <w:rPr>
          <w:rFonts w:ascii="Arial" w:hAnsi="Arial" w:cs="Arial"/>
          <w:sz w:val="20"/>
          <w:szCs w:val="20"/>
        </w:rPr>
        <w:t>:</w:t>
      </w:r>
    </w:p>
    <w:p w14:paraId="2E70D658" w14:textId="77777777" w:rsidR="006022BC" w:rsidRDefault="006022BC" w:rsidP="00E63775">
      <w:pPr>
        <w:spacing w:after="120" w:line="360" w:lineRule="auto"/>
        <w:jc w:val="both"/>
        <w:rPr>
          <w:rFonts w:ascii="Arial" w:hAnsi="Arial" w:cs="Arial"/>
          <w:sz w:val="18"/>
          <w:szCs w:val="18"/>
        </w:rPr>
      </w:pPr>
    </w:p>
    <w:p w14:paraId="39DBABC9" w14:textId="77777777" w:rsidR="006B5C3C" w:rsidRPr="00161EA9" w:rsidRDefault="006B5C3C" w:rsidP="00E63775">
      <w:pPr>
        <w:spacing w:after="120" w:line="360" w:lineRule="auto"/>
        <w:jc w:val="both"/>
        <w:rPr>
          <w:rFonts w:ascii="Arial" w:hAnsi="Arial" w:cs="Arial"/>
          <w:sz w:val="18"/>
          <w:szCs w:val="18"/>
        </w:rPr>
      </w:pPr>
    </w:p>
    <w:p w14:paraId="3B5A123D" w14:textId="77777777" w:rsidR="00B66769" w:rsidRDefault="00224DD5" w:rsidP="00B66769">
      <w:pPr>
        <w:pStyle w:val="Podrozdzia"/>
      </w:pPr>
      <w:bookmarkStart w:id="485" w:name="_Toc85183141"/>
      <w:r>
        <w:t>3</w:t>
      </w:r>
      <w:r w:rsidR="00B66769" w:rsidRPr="00B66769">
        <w:t>.1</w:t>
      </w:r>
      <w:r w:rsidR="00526771">
        <w:t>4</w:t>
      </w:r>
      <w:r w:rsidR="00B66769" w:rsidRPr="00B66769">
        <w:t>.</w:t>
      </w:r>
      <w:r w:rsidR="00B66769">
        <w:t xml:space="preserve"> </w:t>
      </w:r>
      <w:r w:rsidR="00B66769" w:rsidRPr="008B0664">
        <w:t>Bilans mocy łącza światłowodowego</w:t>
      </w:r>
      <w:bookmarkEnd w:id="485"/>
    </w:p>
    <w:p w14:paraId="097A8E4C" w14:textId="77777777" w:rsidR="00376E1A" w:rsidRPr="00376E1A" w:rsidRDefault="00376E1A" w:rsidP="00376E1A">
      <w:pPr>
        <w:spacing w:after="120" w:line="360" w:lineRule="auto"/>
        <w:jc w:val="both"/>
        <w:rPr>
          <w:rFonts w:ascii="Arial" w:hAnsi="Arial" w:cs="Arial"/>
          <w:sz w:val="20"/>
          <w:szCs w:val="20"/>
        </w:rPr>
      </w:pPr>
      <w:r>
        <w:rPr>
          <w:rFonts w:ascii="Arial" w:hAnsi="Arial" w:cs="Arial"/>
          <w:sz w:val="20"/>
          <w:szCs w:val="20"/>
        </w:rPr>
        <w:t>Wyniki obliczeń bilansu mocy dla poszczególnych odcinków projektowanego łącza światłowodowego:</w:t>
      </w:r>
    </w:p>
    <w:p w14:paraId="3DB1AECF" w14:textId="77777777" w:rsidR="00B66769" w:rsidRDefault="000F242C" w:rsidP="00B66769">
      <w:pPr>
        <w:pStyle w:val="Akapitzlist"/>
        <w:numPr>
          <w:ilvl w:val="0"/>
          <w:numId w:val="7"/>
        </w:numPr>
        <w:spacing w:after="120"/>
        <w:jc w:val="both"/>
        <w:rPr>
          <w:rFonts w:ascii="Arial" w:hAnsi="Arial" w:cs="Arial"/>
          <w:b/>
          <w:sz w:val="20"/>
          <w:szCs w:val="20"/>
        </w:rPr>
      </w:pPr>
      <w:r w:rsidRPr="00696645">
        <w:rPr>
          <w:rFonts w:ascii="Arial" w:hAnsi="Arial" w:cs="Arial"/>
          <w:b/>
          <w:sz w:val="20"/>
          <w:szCs w:val="20"/>
        </w:rPr>
        <w:t>o</w:t>
      </w:r>
      <w:r w:rsidR="00B66769" w:rsidRPr="00696645">
        <w:rPr>
          <w:rFonts w:ascii="Arial" w:hAnsi="Arial" w:cs="Arial"/>
          <w:b/>
          <w:sz w:val="20"/>
          <w:szCs w:val="20"/>
        </w:rPr>
        <w:t xml:space="preserve">dcinek </w:t>
      </w:r>
      <w:r w:rsidR="006B5C3C">
        <w:rPr>
          <w:rFonts w:ascii="Arial" w:hAnsi="Arial" w:cs="Arial"/>
          <w:b/>
          <w:sz w:val="20"/>
          <w:szCs w:val="20"/>
        </w:rPr>
        <w:t>……….</w:t>
      </w:r>
      <w:r w:rsidR="00B66769" w:rsidRPr="00696645">
        <w:rPr>
          <w:rFonts w:ascii="Arial" w:hAnsi="Arial" w:cs="Arial"/>
          <w:b/>
          <w:sz w:val="20"/>
          <w:szCs w:val="20"/>
        </w:rPr>
        <w:t>:</w:t>
      </w:r>
    </w:p>
    <w:p w14:paraId="648C13B0" w14:textId="77777777" w:rsidR="006B5C3C" w:rsidRPr="006B5C3C" w:rsidRDefault="006B5C3C" w:rsidP="006B5C3C">
      <w:pPr>
        <w:spacing w:after="120" w:line="360" w:lineRule="auto"/>
        <w:jc w:val="both"/>
        <w:rPr>
          <w:rFonts w:ascii="Arial" w:hAnsi="Arial" w:cs="Arial"/>
          <w:sz w:val="20"/>
          <w:szCs w:val="20"/>
        </w:rPr>
      </w:pPr>
    </w:p>
    <w:p w14:paraId="6CDC34A1" w14:textId="77777777" w:rsidR="00B66769" w:rsidRDefault="000F242C" w:rsidP="00B66769">
      <w:pPr>
        <w:pStyle w:val="Akapitzlist"/>
        <w:numPr>
          <w:ilvl w:val="0"/>
          <w:numId w:val="7"/>
        </w:numPr>
        <w:spacing w:after="120"/>
        <w:jc w:val="both"/>
        <w:rPr>
          <w:rFonts w:ascii="Arial" w:hAnsi="Arial" w:cs="Arial"/>
          <w:b/>
          <w:sz w:val="20"/>
          <w:szCs w:val="20"/>
        </w:rPr>
      </w:pPr>
      <w:r w:rsidRPr="00696645">
        <w:rPr>
          <w:rFonts w:ascii="Arial" w:hAnsi="Arial" w:cs="Arial"/>
          <w:b/>
          <w:sz w:val="20"/>
          <w:szCs w:val="20"/>
        </w:rPr>
        <w:t>o</w:t>
      </w:r>
      <w:r w:rsidR="00B66769" w:rsidRPr="00696645">
        <w:rPr>
          <w:rFonts w:ascii="Arial" w:hAnsi="Arial" w:cs="Arial"/>
          <w:b/>
          <w:sz w:val="20"/>
          <w:szCs w:val="20"/>
        </w:rPr>
        <w:t xml:space="preserve">dcinek </w:t>
      </w:r>
      <w:r w:rsidR="006B5C3C">
        <w:rPr>
          <w:rFonts w:ascii="Arial" w:hAnsi="Arial" w:cs="Arial"/>
          <w:b/>
          <w:sz w:val="20"/>
          <w:szCs w:val="20"/>
        </w:rPr>
        <w:t>…………</w:t>
      </w:r>
      <w:r w:rsidR="00B66769" w:rsidRPr="00696645">
        <w:rPr>
          <w:rFonts w:ascii="Arial" w:hAnsi="Arial" w:cs="Arial"/>
          <w:b/>
          <w:sz w:val="20"/>
          <w:szCs w:val="20"/>
        </w:rPr>
        <w:t>:</w:t>
      </w:r>
    </w:p>
    <w:p w14:paraId="56DC01B1" w14:textId="77777777" w:rsidR="006B5C3C" w:rsidRPr="006B5C3C" w:rsidRDefault="006B5C3C" w:rsidP="006B5C3C">
      <w:pPr>
        <w:pStyle w:val="Akapitzlist"/>
        <w:rPr>
          <w:rFonts w:ascii="Arial" w:hAnsi="Arial" w:cs="Arial"/>
          <w:sz w:val="20"/>
          <w:szCs w:val="20"/>
        </w:rPr>
      </w:pPr>
    </w:p>
    <w:p w14:paraId="5139D138" w14:textId="77777777" w:rsidR="006B5C3C" w:rsidRPr="006B5C3C" w:rsidRDefault="006B5C3C" w:rsidP="006B5C3C">
      <w:pPr>
        <w:pStyle w:val="Akapitzlist"/>
        <w:spacing w:after="120"/>
        <w:jc w:val="both"/>
        <w:rPr>
          <w:rFonts w:ascii="Arial" w:hAnsi="Arial" w:cs="Arial"/>
          <w:sz w:val="20"/>
          <w:szCs w:val="20"/>
        </w:rPr>
      </w:pPr>
    </w:p>
    <w:p w14:paraId="321C3D18" w14:textId="77777777" w:rsidR="00B66769" w:rsidRPr="00696645" w:rsidRDefault="000F242C" w:rsidP="00B66769">
      <w:pPr>
        <w:pStyle w:val="Akapitzlist"/>
        <w:numPr>
          <w:ilvl w:val="0"/>
          <w:numId w:val="7"/>
        </w:numPr>
        <w:spacing w:after="120"/>
        <w:jc w:val="both"/>
        <w:rPr>
          <w:rFonts w:ascii="Arial" w:hAnsi="Arial" w:cs="Arial"/>
          <w:b/>
          <w:sz w:val="20"/>
          <w:szCs w:val="20"/>
        </w:rPr>
      </w:pPr>
      <w:r w:rsidRPr="00696645">
        <w:rPr>
          <w:rFonts w:ascii="Arial" w:hAnsi="Arial" w:cs="Arial"/>
          <w:b/>
          <w:sz w:val="20"/>
          <w:szCs w:val="20"/>
        </w:rPr>
        <w:t>o</w:t>
      </w:r>
      <w:r w:rsidR="00B66769" w:rsidRPr="00696645">
        <w:rPr>
          <w:rFonts w:ascii="Arial" w:hAnsi="Arial" w:cs="Arial"/>
          <w:b/>
          <w:sz w:val="20"/>
          <w:szCs w:val="20"/>
        </w:rPr>
        <w:t xml:space="preserve">dcinek </w:t>
      </w:r>
      <w:r w:rsidR="006B5C3C">
        <w:rPr>
          <w:rFonts w:ascii="Arial" w:hAnsi="Arial" w:cs="Arial"/>
          <w:b/>
          <w:sz w:val="20"/>
          <w:szCs w:val="20"/>
        </w:rPr>
        <w:t>…………</w:t>
      </w:r>
      <w:r w:rsidR="00B66769" w:rsidRPr="00696645">
        <w:rPr>
          <w:rFonts w:ascii="Arial" w:hAnsi="Arial" w:cs="Arial"/>
          <w:b/>
          <w:sz w:val="20"/>
          <w:szCs w:val="20"/>
        </w:rPr>
        <w:t>:</w:t>
      </w:r>
    </w:p>
    <w:p w14:paraId="00607CD7" w14:textId="77777777" w:rsidR="005629F3" w:rsidRDefault="005629F3" w:rsidP="005629F3">
      <w:pPr>
        <w:spacing w:before="200" w:after="60"/>
        <w:rPr>
          <w:rFonts w:ascii="Arial" w:hAnsi="Arial" w:cs="Arial"/>
          <w:sz w:val="20"/>
          <w:szCs w:val="20"/>
        </w:rPr>
      </w:pPr>
      <w:r w:rsidRPr="003E2A36">
        <w:rPr>
          <w:rFonts w:ascii="Arial" w:hAnsi="Arial" w:cs="Arial"/>
          <w:sz w:val="20"/>
          <w:szCs w:val="20"/>
        </w:rPr>
        <w:t xml:space="preserve">gdzie: </w:t>
      </w:r>
      <w:r w:rsidR="008805A5">
        <w:rPr>
          <w:rFonts w:ascii="Arial" w:hAnsi="Arial" w:cs="Arial"/>
          <w:sz w:val="20"/>
          <w:szCs w:val="20"/>
        </w:rPr>
        <w:tab/>
      </w:r>
      <m:oMath>
        <m:sSub>
          <m:sSubPr>
            <m:ctrlPr>
              <w:rPr>
                <w:rFonts w:ascii="Cambria Math" w:hAnsi="Cambria Math" w:cs="Arial"/>
                <w:b/>
                <w:i/>
                <w:sz w:val="18"/>
                <w:szCs w:val="18"/>
              </w:rPr>
            </m:ctrlPr>
          </m:sSubPr>
          <m:e>
            <m:r>
              <m:rPr>
                <m:sty m:val="bi"/>
              </m:rPr>
              <w:rPr>
                <w:rFonts w:ascii="Cambria Math" w:hAnsi="Cambria Math" w:cs="Arial"/>
                <w:sz w:val="18"/>
                <w:szCs w:val="18"/>
              </w:rPr>
              <m:t>P</m:t>
            </m:r>
          </m:e>
          <m:sub>
            <m:r>
              <m:rPr>
                <m:sty m:val="bi"/>
              </m:rPr>
              <w:rPr>
                <w:rFonts w:ascii="Cambria Math" w:hAnsi="Cambria Math" w:cs="Arial"/>
                <w:sz w:val="18"/>
                <w:szCs w:val="18"/>
              </w:rPr>
              <m:t>RX</m:t>
            </m:r>
          </m:sub>
        </m:sSub>
        <m:r>
          <m:rPr>
            <m:sty m:val="bi"/>
          </m:rPr>
          <w:rPr>
            <w:rFonts w:ascii="Cambria Math" w:hAnsi="Cambria Math" w:cs="Arial"/>
            <w:sz w:val="20"/>
            <w:szCs w:val="20"/>
          </w:rPr>
          <m:t xml:space="preserve"> </m:t>
        </m:r>
      </m:oMath>
      <w:r>
        <w:rPr>
          <w:rFonts w:ascii="Arial" w:hAnsi="Arial" w:cs="Arial"/>
          <w:b/>
          <w:sz w:val="20"/>
          <w:szCs w:val="20"/>
        </w:rPr>
        <w:t xml:space="preserve">  </w:t>
      </w:r>
      <w:r w:rsidR="000036EB">
        <w:rPr>
          <w:rFonts w:ascii="Arial" w:hAnsi="Arial" w:cs="Arial"/>
          <w:b/>
          <w:sz w:val="20"/>
          <w:szCs w:val="20"/>
        </w:rPr>
        <w:t xml:space="preserve"> </w:t>
      </w:r>
      <w:r w:rsidR="00F32C4B">
        <w:rPr>
          <w:rFonts w:ascii="Arial" w:hAnsi="Arial" w:cs="Arial"/>
          <w:b/>
          <w:sz w:val="20"/>
          <w:szCs w:val="20"/>
        </w:rPr>
        <w:t xml:space="preserve"> </w:t>
      </w:r>
      <w:r w:rsidR="008805A5">
        <w:rPr>
          <w:rFonts w:ascii="Arial" w:hAnsi="Arial" w:cs="Arial"/>
          <w:b/>
          <w:sz w:val="20"/>
          <w:szCs w:val="20"/>
        </w:rPr>
        <w:tab/>
      </w:r>
      <w:r w:rsidRPr="00733947">
        <w:rPr>
          <w:rFonts w:ascii="Arial" w:hAnsi="Arial" w:cs="Arial"/>
          <w:sz w:val="20"/>
          <w:szCs w:val="20"/>
        </w:rPr>
        <w:t>-</w:t>
      </w:r>
      <w:r>
        <w:rPr>
          <w:rFonts w:ascii="Arial" w:hAnsi="Arial" w:cs="Arial"/>
          <w:sz w:val="20"/>
          <w:szCs w:val="20"/>
        </w:rPr>
        <w:t xml:space="preserve"> </w:t>
      </w:r>
      <w:r w:rsidR="006A6D52">
        <w:rPr>
          <w:rFonts w:ascii="Arial" w:hAnsi="Arial" w:cs="Arial"/>
          <w:sz w:val="20"/>
          <w:szCs w:val="20"/>
        </w:rPr>
        <w:t>moc sygnału na wejściu odbiornika</w:t>
      </w:r>
      <w:r w:rsidR="006B5C3C">
        <w:rPr>
          <w:rFonts w:ascii="Arial" w:hAnsi="Arial" w:cs="Arial"/>
          <w:sz w:val="20"/>
          <w:szCs w:val="20"/>
        </w:rPr>
        <w:t xml:space="preserve"> (zakres czułości od ….. </w:t>
      </w:r>
      <w:r w:rsidR="00132308">
        <w:rPr>
          <w:rFonts w:ascii="Arial" w:hAnsi="Arial" w:cs="Arial"/>
          <w:sz w:val="20"/>
          <w:szCs w:val="20"/>
        </w:rPr>
        <w:t xml:space="preserve">do </w:t>
      </w:r>
      <w:r w:rsidR="006B5C3C">
        <w:rPr>
          <w:rFonts w:ascii="Arial" w:hAnsi="Arial" w:cs="Arial"/>
          <w:sz w:val="20"/>
          <w:szCs w:val="20"/>
        </w:rPr>
        <w:t>…..</w:t>
      </w:r>
      <w:r w:rsidR="00132308">
        <w:rPr>
          <w:rFonts w:ascii="Arial" w:hAnsi="Arial" w:cs="Arial"/>
          <w:sz w:val="20"/>
          <w:szCs w:val="20"/>
        </w:rPr>
        <w:t xml:space="preserve"> [dBm])</w:t>
      </w:r>
      <w:r>
        <w:rPr>
          <w:rFonts w:ascii="Arial" w:hAnsi="Arial" w:cs="Arial"/>
          <w:sz w:val="20"/>
          <w:szCs w:val="20"/>
        </w:rPr>
        <w:t>,</w:t>
      </w:r>
    </w:p>
    <w:p w14:paraId="10A203A6" w14:textId="77777777" w:rsidR="005629F3" w:rsidRPr="00733947" w:rsidRDefault="005629F3" w:rsidP="005629F3">
      <w:pPr>
        <w:spacing w:after="60"/>
        <w:rPr>
          <w:rFonts w:ascii="Arial" w:hAnsi="Arial" w:cs="Arial"/>
          <w:b/>
          <w:sz w:val="20"/>
          <w:szCs w:val="20"/>
        </w:rPr>
      </w:pPr>
      <w:r>
        <w:rPr>
          <w:rFonts w:ascii="Arial" w:hAnsi="Arial" w:cs="Arial"/>
          <w:b/>
          <w:sz w:val="20"/>
          <w:szCs w:val="20"/>
        </w:rPr>
        <w:t xml:space="preserve">         </w:t>
      </w:r>
      <w:r w:rsidR="008805A5">
        <w:rPr>
          <w:rFonts w:ascii="Arial" w:hAnsi="Arial" w:cs="Arial"/>
          <w:b/>
          <w:sz w:val="20"/>
          <w:szCs w:val="20"/>
        </w:rPr>
        <w:tab/>
      </w:r>
      <m:oMath>
        <m:sSub>
          <m:sSubPr>
            <m:ctrlPr>
              <w:rPr>
                <w:rFonts w:ascii="Cambria Math" w:hAnsi="Cambria Math" w:cs="Arial"/>
                <w:b/>
                <w:i/>
                <w:sz w:val="18"/>
                <w:szCs w:val="18"/>
              </w:rPr>
            </m:ctrlPr>
          </m:sSubPr>
          <m:e>
            <m:r>
              <m:rPr>
                <m:sty m:val="bi"/>
              </m:rPr>
              <w:rPr>
                <w:rFonts w:ascii="Cambria Math" w:hAnsi="Cambria Math" w:cs="Arial"/>
                <w:sz w:val="18"/>
                <w:szCs w:val="18"/>
              </w:rPr>
              <m:t>P</m:t>
            </m:r>
          </m:e>
          <m:sub>
            <m:r>
              <m:rPr>
                <m:sty m:val="bi"/>
              </m:rPr>
              <w:rPr>
                <w:rFonts w:ascii="Cambria Math" w:hAnsi="Cambria Math" w:cs="Arial"/>
                <w:sz w:val="18"/>
                <w:szCs w:val="18"/>
              </w:rPr>
              <m:t>TX</m:t>
            </m:r>
          </m:sub>
        </m:sSub>
        <m:r>
          <m:rPr>
            <m:sty m:val="bi"/>
          </m:rPr>
          <w:rPr>
            <w:rFonts w:ascii="Cambria Math" w:hAnsi="Cambria Math" w:cs="Arial"/>
            <w:sz w:val="20"/>
            <w:szCs w:val="20"/>
          </w:rPr>
          <m:t xml:space="preserve"> </m:t>
        </m:r>
        <m:r>
          <m:rPr>
            <m:sty m:val="b"/>
          </m:rPr>
          <w:rPr>
            <w:rFonts w:ascii="Cambria Math" w:hAnsi="Cambria Math" w:cs="Arial"/>
            <w:sz w:val="20"/>
            <w:szCs w:val="20"/>
          </w:rPr>
          <m:t xml:space="preserve">   </m:t>
        </m:r>
      </m:oMath>
      <w:r w:rsidR="008805A5">
        <w:rPr>
          <w:rFonts w:ascii="Arial" w:hAnsi="Arial" w:cs="Arial"/>
          <w:b/>
          <w:sz w:val="20"/>
          <w:szCs w:val="20"/>
        </w:rPr>
        <w:tab/>
      </w:r>
      <w:r w:rsidRPr="00733947">
        <w:rPr>
          <w:rFonts w:ascii="Arial" w:hAnsi="Arial" w:cs="Arial"/>
          <w:sz w:val="20"/>
          <w:szCs w:val="20"/>
        </w:rPr>
        <w:t xml:space="preserve">- </w:t>
      </w:r>
      <w:r>
        <w:rPr>
          <w:rFonts w:ascii="Arial" w:hAnsi="Arial" w:cs="Arial"/>
          <w:sz w:val="20"/>
          <w:szCs w:val="20"/>
        </w:rPr>
        <w:t xml:space="preserve"> </w:t>
      </w:r>
      <w:r w:rsidR="006A6D52">
        <w:rPr>
          <w:rFonts w:ascii="Arial" w:hAnsi="Arial" w:cs="Arial"/>
          <w:sz w:val="20"/>
          <w:szCs w:val="20"/>
        </w:rPr>
        <w:t>moc nadajnika</w:t>
      </w:r>
      <w:r>
        <w:rPr>
          <w:rFonts w:ascii="Arial" w:hAnsi="Arial" w:cs="Arial"/>
          <w:sz w:val="20"/>
          <w:szCs w:val="20"/>
        </w:rPr>
        <w:t>,</w:t>
      </w:r>
    </w:p>
    <w:p w14:paraId="3272ABFB" w14:textId="77777777" w:rsidR="005629F3" w:rsidRPr="00733947" w:rsidRDefault="005629F3" w:rsidP="005629F3">
      <w:pPr>
        <w:spacing w:after="60"/>
        <w:rPr>
          <w:rFonts w:ascii="Arial" w:hAnsi="Arial" w:cs="Arial"/>
          <w:b/>
          <w:sz w:val="20"/>
          <w:szCs w:val="20"/>
        </w:rPr>
      </w:pPr>
      <w:r>
        <w:rPr>
          <w:rFonts w:ascii="Arial" w:hAnsi="Arial" w:cs="Arial"/>
          <w:b/>
          <w:sz w:val="20"/>
          <w:szCs w:val="20"/>
        </w:rPr>
        <w:t xml:space="preserve">           </w:t>
      </w:r>
      <w:r w:rsidR="008805A5">
        <w:rPr>
          <w:rFonts w:ascii="Arial" w:hAnsi="Arial" w:cs="Arial"/>
          <w:b/>
          <w:sz w:val="20"/>
          <w:szCs w:val="20"/>
        </w:rPr>
        <w:tab/>
      </w:r>
      <w:r w:rsidR="008805A5" w:rsidRPr="008805A5">
        <w:rPr>
          <w:rFonts w:ascii="Cambria Math" w:hAnsi="Cambria Math" w:cs="Arial"/>
          <w:b/>
          <w:i/>
          <w:sz w:val="20"/>
          <w:szCs w:val="20"/>
        </w:rPr>
        <w:t>A</w:t>
      </w:r>
      <w:r>
        <w:rPr>
          <w:rFonts w:ascii="Arial" w:hAnsi="Arial" w:cs="Arial"/>
          <w:b/>
          <w:sz w:val="20"/>
          <w:szCs w:val="20"/>
        </w:rPr>
        <w:t xml:space="preserve"> </w:t>
      </w:r>
      <w:r w:rsidR="008805A5">
        <w:rPr>
          <w:rFonts w:ascii="Arial" w:hAnsi="Arial" w:cs="Arial"/>
          <w:b/>
          <w:sz w:val="20"/>
          <w:szCs w:val="20"/>
        </w:rPr>
        <w:tab/>
      </w:r>
      <w:r w:rsidR="008805A5">
        <w:rPr>
          <w:rFonts w:ascii="Arial" w:hAnsi="Arial" w:cs="Arial"/>
          <w:sz w:val="20"/>
          <w:szCs w:val="20"/>
        </w:rPr>
        <w:t>-</w:t>
      </w:r>
      <w:r>
        <w:rPr>
          <w:rFonts w:ascii="Arial" w:hAnsi="Arial" w:cs="Arial"/>
          <w:sz w:val="20"/>
          <w:szCs w:val="20"/>
        </w:rPr>
        <w:t xml:space="preserve"> </w:t>
      </w:r>
      <w:r w:rsidR="006A6D52">
        <w:rPr>
          <w:rFonts w:ascii="Arial" w:hAnsi="Arial" w:cs="Arial"/>
          <w:sz w:val="20"/>
          <w:szCs w:val="20"/>
        </w:rPr>
        <w:t>tłumienie całkowite kolejnych odcinków łącza światłowodowego</w:t>
      </w:r>
      <w:r>
        <w:rPr>
          <w:rFonts w:ascii="Arial" w:hAnsi="Arial" w:cs="Arial"/>
          <w:sz w:val="20"/>
          <w:szCs w:val="20"/>
        </w:rPr>
        <w:t>,</w:t>
      </w:r>
    </w:p>
    <w:p w14:paraId="743C98A0" w14:textId="77777777" w:rsidR="005629F3" w:rsidRDefault="005629F3" w:rsidP="005629F3">
      <w:pPr>
        <w:spacing w:after="60"/>
        <w:rPr>
          <w:rFonts w:ascii="Arial" w:hAnsi="Arial" w:cs="Arial"/>
          <w:sz w:val="20"/>
          <w:szCs w:val="20"/>
        </w:rPr>
      </w:pPr>
      <w:r>
        <w:rPr>
          <w:rFonts w:ascii="Arial" w:hAnsi="Arial" w:cs="Arial"/>
          <w:b/>
          <w:sz w:val="20"/>
          <w:szCs w:val="20"/>
        </w:rPr>
        <w:t xml:space="preserve">          </w:t>
      </w:r>
      <w:r w:rsidR="008805A5">
        <w:rPr>
          <w:rFonts w:ascii="Arial" w:hAnsi="Arial" w:cs="Arial"/>
          <w:b/>
          <w:sz w:val="20"/>
          <w:szCs w:val="20"/>
        </w:rPr>
        <w:tab/>
      </w:r>
      <w:r w:rsidR="008805A5" w:rsidRPr="008805A5">
        <w:rPr>
          <w:rFonts w:ascii="Cambria Math" w:hAnsi="Cambria Math" w:cs="Arial"/>
          <w:b/>
          <w:i/>
          <w:sz w:val="20"/>
          <w:szCs w:val="20"/>
        </w:rPr>
        <w:t>G</w:t>
      </w:r>
      <w:r w:rsidR="008805A5" w:rsidRPr="008805A5">
        <w:rPr>
          <w:rFonts w:ascii="Cambria Math" w:hAnsi="Cambria Math" w:cs="Arial"/>
          <w:b/>
          <w:i/>
          <w:sz w:val="20"/>
          <w:szCs w:val="20"/>
          <w:vertAlign w:val="subscript"/>
        </w:rPr>
        <w:t>P</w:t>
      </w:r>
      <w:r w:rsidR="008805A5">
        <w:rPr>
          <w:rFonts w:ascii="Arial" w:hAnsi="Arial" w:cs="Arial"/>
          <w:sz w:val="20"/>
          <w:szCs w:val="20"/>
        </w:rPr>
        <w:t xml:space="preserve"> </w:t>
      </w:r>
      <w:r w:rsidR="008805A5">
        <w:rPr>
          <w:rFonts w:ascii="Arial" w:hAnsi="Arial" w:cs="Arial"/>
          <w:sz w:val="20"/>
          <w:szCs w:val="20"/>
        </w:rPr>
        <w:tab/>
      </w:r>
      <w:r>
        <w:rPr>
          <w:rFonts w:ascii="Arial" w:hAnsi="Arial" w:cs="Arial"/>
          <w:sz w:val="20"/>
          <w:szCs w:val="20"/>
        </w:rPr>
        <w:t xml:space="preserve">-  </w:t>
      </w:r>
      <w:r w:rsidR="006A6D52">
        <w:rPr>
          <w:rFonts w:ascii="Arial" w:hAnsi="Arial" w:cs="Arial"/>
          <w:sz w:val="20"/>
          <w:szCs w:val="20"/>
        </w:rPr>
        <w:t xml:space="preserve">wzmocnienie </w:t>
      </w:r>
      <w:r w:rsidR="00132308">
        <w:rPr>
          <w:rFonts w:ascii="Arial" w:hAnsi="Arial" w:cs="Arial"/>
          <w:sz w:val="20"/>
          <w:szCs w:val="20"/>
        </w:rPr>
        <w:t xml:space="preserve">przelotowych </w:t>
      </w:r>
      <w:r w:rsidR="001367CF">
        <w:rPr>
          <w:rFonts w:ascii="Arial" w:hAnsi="Arial" w:cs="Arial"/>
          <w:sz w:val="20"/>
          <w:szCs w:val="20"/>
        </w:rPr>
        <w:t xml:space="preserve">wzmacniaczy </w:t>
      </w:r>
      <w:r w:rsidR="006B5C3C">
        <w:rPr>
          <w:rFonts w:ascii="Arial" w:hAnsi="Arial" w:cs="Arial"/>
          <w:sz w:val="20"/>
          <w:szCs w:val="20"/>
        </w:rPr>
        <w:t>liniowych</w:t>
      </w:r>
      <w:r>
        <w:rPr>
          <w:rFonts w:ascii="Arial" w:hAnsi="Arial" w:cs="Arial"/>
          <w:sz w:val="20"/>
          <w:szCs w:val="20"/>
        </w:rPr>
        <w:t>,</w:t>
      </w:r>
    </w:p>
    <w:p w14:paraId="53B81960" w14:textId="77777777" w:rsidR="005629F3" w:rsidRDefault="005629F3" w:rsidP="005629F3">
      <w:pPr>
        <w:spacing w:after="60"/>
        <w:rPr>
          <w:rFonts w:ascii="Arial" w:hAnsi="Arial" w:cs="Arial"/>
          <w:sz w:val="20"/>
          <w:szCs w:val="20"/>
        </w:rPr>
      </w:pPr>
      <w:r w:rsidRPr="008805A5">
        <w:rPr>
          <w:rFonts w:ascii="Cambria Math" w:hAnsi="Cambria Math" w:cs="Arial"/>
          <w:b/>
          <w:i/>
          <w:sz w:val="20"/>
          <w:szCs w:val="20"/>
        </w:rPr>
        <w:t xml:space="preserve">           </w:t>
      </w:r>
      <w:r w:rsidR="008805A5">
        <w:rPr>
          <w:rFonts w:ascii="Cambria Math" w:hAnsi="Cambria Math" w:cs="Arial"/>
          <w:b/>
          <w:i/>
          <w:sz w:val="20"/>
          <w:szCs w:val="20"/>
        </w:rPr>
        <w:tab/>
      </w:r>
      <w:r w:rsidR="008805A5" w:rsidRPr="008805A5">
        <w:rPr>
          <w:rFonts w:ascii="Cambria Math" w:hAnsi="Cambria Math" w:cs="Arial"/>
          <w:b/>
          <w:i/>
          <w:sz w:val="20"/>
          <w:szCs w:val="20"/>
        </w:rPr>
        <w:t>G</w:t>
      </w:r>
      <w:r w:rsidR="008805A5" w:rsidRPr="008805A5">
        <w:rPr>
          <w:rFonts w:ascii="Cambria Math" w:hAnsi="Cambria Math" w:cs="Arial"/>
          <w:b/>
          <w:i/>
          <w:sz w:val="20"/>
          <w:szCs w:val="20"/>
        </w:rPr>
        <w:softHyphen/>
      </w:r>
      <w:r w:rsidR="008805A5" w:rsidRPr="008805A5">
        <w:rPr>
          <w:rFonts w:ascii="Cambria Math" w:hAnsi="Cambria Math" w:cs="Arial"/>
          <w:b/>
          <w:i/>
          <w:sz w:val="20"/>
          <w:szCs w:val="20"/>
          <w:vertAlign w:val="subscript"/>
        </w:rPr>
        <w:t>K</w:t>
      </w:r>
      <w:r>
        <w:rPr>
          <w:rFonts w:ascii="Arial" w:hAnsi="Arial" w:cs="Arial"/>
          <w:b/>
          <w:sz w:val="20"/>
          <w:szCs w:val="20"/>
        </w:rPr>
        <w:t xml:space="preserve"> </w:t>
      </w:r>
      <w:r w:rsidR="00C91582">
        <w:rPr>
          <w:rFonts w:ascii="Arial" w:hAnsi="Arial" w:cs="Arial"/>
          <w:sz w:val="20"/>
          <w:szCs w:val="20"/>
        </w:rPr>
        <w:t xml:space="preserve"> </w:t>
      </w:r>
      <w:r w:rsidR="008805A5">
        <w:rPr>
          <w:rFonts w:ascii="Arial" w:hAnsi="Arial" w:cs="Arial"/>
          <w:sz w:val="20"/>
          <w:szCs w:val="20"/>
        </w:rPr>
        <w:tab/>
      </w:r>
      <w:r>
        <w:rPr>
          <w:rFonts w:ascii="Arial" w:hAnsi="Arial" w:cs="Arial"/>
          <w:sz w:val="20"/>
          <w:szCs w:val="20"/>
        </w:rPr>
        <w:t xml:space="preserve">-  </w:t>
      </w:r>
      <w:r w:rsidR="00035290">
        <w:rPr>
          <w:rFonts w:ascii="Arial" w:hAnsi="Arial" w:cs="Arial"/>
          <w:sz w:val="20"/>
          <w:szCs w:val="20"/>
        </w:rPr>
        <w:t>wzmocnienie przedwzmacniaczy</w:t>
      </w:r>
      <w:r>
        <w:rPr>
          <w:rFonts w:ascii="Arial" w:hAnsi="Arial" w:cs="Arial"/>
          <w:sz w:val="20"/>
          <w:szCs w:val="20"/>
        </w:rPr>
        <w:t>,</w:t>
      </w:r>
    </w:p>
    <w:p w14:paraId="58B25D40" w14:textId="77777777" w:rsidR="00985501" w:rsidRDefault="005629F3" w:rsidP="005629F3">
      <w:pPr>
        <w:spacing w:after="60"/>
        <w:rPr>
          <w:rFonts w:ascii="Arial" w:hAnsi="Arial" w:cs="Arial"/>
          <w:sz w:val="20"/>
          <w:szCs w:val="20"/>
        </w:rPr>
      </w:pPr>
      <w:r>
        <w:rPr>
          <w:rFonts w:ascii="Arial" w:hAnsi="Arial" w:cs="Arial"/>
          <w:b/>
          <w:sz w:val="20"/>
          <w:szCs w:val="20"/>
        </w:rPr>
        <w:t xml:space="preserve">            </w:t>
      </w:r>
      <m:oMath>
        <m:sSub>
          <m:sSubPr>
            <m:ctrlPr>
              <w:rPr>
                <w:rFonts w:ascii="Cambria Math" w:hAnsi="Cambria Math" w:cs="Arial"/>
                <w:b/>
                <w:i/>
                <w:sz w:val="20"/>
                <w:szCs w:val="20"/>
              </w:rPr>
            </m:ctrlPr>
          </m:sSubPr>
          <m:e>
            <m:r>
              <m:rPr>
                <m:sty m:val="bi"/>
              </m:rPr>
              <w:rPr>
                <w:rFonts w:ascii="Cambria Math" w:hAnsi="Cambria Math" w:cs="Arial"/>
                <w:sz w:val="20"/>
                <w:szCs w:val="20"/>
              </w:rPr>
              <m:t>A</m:t>
            </m:r>
          </m:e>
          <m:sub>
            <m:r>
              <m:rPr>
                <m:sty m:val="bi"/>
              </m:rPr>
              <w:rPr>
                <w:rFonts w:ascii="Cambria Math" w:hAnsi="Cambria Math" w:cs="Arial"/>
                <w:sz w:val="20"/>
                <w:szCs w:val="20"/>
              </w:rPr>
              <m:t>T</m:t>
            </m:r>
          </m:sub>
        </m:sSub>
        <m:r>
          <m:rPr>
            <m:sty m:val="bi"/>
          </m:rPr>
          <w:rPr>
            <w:rFonts w:ascii="Cambria Math" w:hAnsi="Cambria Math" w:cs="Arial"/>
            <w:sz w:val="20"/>
            <w:szCs w:val="20"/>
          </w:rPr>
          <m:t xml:space="preserve"> </m:t>
        </m:r>
      </m:oMath>
      <w:r w:rsidR="008805A5">
        <w:rPr>
          <w:rFonts w:ascii="Arial" w:hAnsi="Arial" w:cs="Arial"/>
          <w:b/>
          <w:sz w:val="20"/>
          <w:szCs w:val="20"/>
        </w:rPr>
        <w:t xml:space="preserve"> </w:t>
      </w:r>
      <w:r w:rsidR="00C91582">
        <w:rPr>
          <w:rFonts w:ascii="Arial" w:hAnsi="Arial" w:cs="Arial"/>
          <w:b/>
          <w:sz w:val="20"/>
          <w:szCs w:val="20"/>
        </w:rPr>
        <w:t xml:space="preserve"> </w:t>
      </w:r>
      <w:r w:rsidR="008805A5">
        <w:rPr>
          <w:rFonts w:ascii="Arial" w:hAnsi="Arial" w:cs="Arial"/>
          <w:b/>
          <w:sz w:val="20"/>
          <w:szCs w:val="20"/>
        </w:rPr>
        <w:tab/>
      </w:r>
      <w:r w:rsidRPr="00733947">
        <w:rPr>
          <w:rFonts w:ascii="Arial" w:hAnsi="Arial" w:cs="Arial"/>
          <w:sz w:val="20"/>
          <w:szCs w:val="20"/>
        </w:rPr>
        <w:t xml:space="preserve">- </w:t>
      </w:r>
      <w:r>
        <w:rPr>
          <w:rFonts w:ascii="Arial" w:hAnsi="Arial" w:cs="Arial"/>
          <w:sz w:val="20"/>
          <w:szCs w:val="20"/>
        </w:rPr>
        <w:t xml:space="preserve"> </w:t>
      </w:r>
      <w:r w:rsidR="00985501">
        <w:rPr>
          <w:rFonts w:ascii="Arial" w:hAnsi="Arial" w:cs="Arial"/>
          <w:sz w:val="20"/>
          <w:szCs w:val="20"/>
        </w:rPr>
        <w:t xml:space="preserve">tłumienie tłumika światłowodowego (dostosowanie poziomu mocy do zakresu </w:t>
      </w:r>
    </w:p>
    <w:p w14:paraId="4DB0573C" w14:textId="77777777" w:rsidR="005629F3" w:rsidRDefault="00985501" w:rsidP="005629F3">
      <w:pPr>
        <w:spacing w:after="60"/>
        <w:rPr>
          <w:rFonts w:ascii="Arial" w:hAnsi="Arial" w:cs="Arial"/>
          <w:sz w:val="20"/>
          <w:szCs w:val="20"/>
        </w:rPr>
      </w:pPr>
      <w:r>
        <w:rPr>
          <w:rFonts w:ascii="Arial" w:hAnsi="Arial" w:cs="Arial"/>
          <w:sz w:val="20"/>
          <w:szCs w:val="20"/>
        </w:rPr>
        <w:t xml:space="preserve">                           </w:t>
      </w:r>
      <w:r w:rsidR="00C91582">
        <w:rPr>
          <w:rFonts w:ascii="Arial" w:hAnsi="Arial" w:cs="Arial"/>
          <w:sz w:val="20"/>
          <w:szCs w:val="20"/>
        </w:rPr>
        <w:t xml:space="preserve"> </w:t>
      </w:r>
      <w:r>
        <w:rPr>
          <w:rFonts w:ascii="Arial" w:hAnsi="Arial" w:cs="Arial"/>
          <w:sz w:val="20"/>
          <w:szCs w:val="20"/>
        </w:rPr>
        <w:t>czułości odbiornika)</w:t>
      </w:r>
      <w:r w:rsidR="00D13076">
        <w:rPr>
          <w:rFonts w:ascii="Arial" w:hAnsi="Arial" w:cs="Arial"/>
          <w:sz w:val="20"/>
          <w:szCs w:val="20"/>
        </w:rPr>
        <w:t>,</w:t>
      </w:r>
    </w:p>
    <w:p w14:paraId="010F83B9" w14:textId="77777777" w:rsidR="00B674C8" w:rsidRPr="00F22FDE" w:rsidRDefault="00985501" w:rsidP="00F22FDE">
      <w:pPr>
        <w:spacing w:line="360" w:lineRule="auto"/>
        <w:rPr>
          <w:rFonts w:ascii="Arial" w:hAnsi="Arial" w:cs="Arial"/>
          <w:sz w:val="20"/>
          <w:szCs w:val="20"/>
        </w:rPr>
      </w:pPr>
      <w:r>
        <w:rPr>
          <w:rFonts w:ascii="Arial" w:hAnsi="Arial" w:cs="Arial"/>
          <w:b/>
          <w:sz w:val="20"/>
          <w:szCs w:val="20"/>
        </w:rPr>
        <w:t xml:space="preserve">            </w:t>
      </w:r>
      <m:oMath>
        <m:r>
          <m:rPr>
            <m:sty m:val="bi"/>
          </m:rPr>
          <w:rPr>
            <w:rFonts w:ascii="Cambria Math" w:hAnsi="Cambria Math" w:cs="Arial"/>
            <w:sz w:val="20"/>
            <w:szCs w:val="20"/>
          </w:rPr>
          <m:t xml:space="preserve">M </m:t>
        </m:r>
      </m:oMath>
      <w:r>
        <w:rPr>
          <w:rFonts w:ascii="Arial" w:hAnsi="Arial" w:cs="Arial"/>
          <w:b/>
          <w:sz w:val="20"/>
          <w:szCs w:val="20"/>
        </w:rPr>
        <w:t xml:space="preserve">       </w:t>
      </w:r>
      <w:r w:rsidR="00C91582">
        <w:rPr>
          <w:rFonts w:ascii="Arial" w:hAnsi="Arial" w:cs="Arial"/>
          <w:b/>
          <w:sz w:val="20"/>
          <w:szCs w:val="20"/>
        </w:rPr>
        <w:t xml:space="preserve"> </w:t>
      </w:r>
      <w:r w:rsidRPr="00733947">
        <w:rPr>
          <w:rFonts w:ascii="Arial" w:hAnsi="Arial" w:cs="Arial"/>
          <w:sz w:val="20"/>
          <w:szCs w:val="20"/>
        </w:rPr>
        <w:t xml:space="preserve">- </w:t>
      </w:r>
      <w:r>
        <w:rPr>
          <w:rFonts w:ascii="Arial" w:hAnsi="Arial" w:cs="Arial"/>
          <w:sz w:val="20"/>
          <w:szCs w:val="20"/>
        </w:rPr>
        <w:t xml:space="preserve"> margines projektowy</w:t>
      </w:r>
      <w:r w:rsidR="00D13076">
        <w:rPr>
          <w:rFonts w:ascii="Arial" w:hAnsi="Arial" w:cs="Arial"/>
          <w:sz w:val="20"/>
          <w:szCs w:val="20"/>
        </w:rPr>
        <w:t>.</w:t>
      </w:r>
    </w:p>
    <w:p w14:paraId="4B3D0B66" w14:textId="77777777" w:rsidR="003A2A83" w:rsidRDefault="00224DD5" w:rsidP="003A2A83">
      <w:pPr>
        <w:pStyle w:val="Podrozdzia"/>
        <w:rPr>
          <w:sz w:val="20"/>
          <w:szCs w:val="20"/>
        </w:rPr>
      </w:pPr>
      <w:bookmarkStart w:id="486" w:name="_Toc85183142"/>
      <w:r>
        <w:t>3</w:t>
      </w:r>
      <w:r w:rsidR="003A2A83">
        <w:t>.1</w:t>
      </w:r>
      <w:r w:rsidR="00B674C8">
        <w:t>5</w:t>
      </w:r>
      <w:r w:rsidR="003A2A83">
        <w:t xml:space="preserve">. Urządzenia </w:t>
      </w:r>
      <w:r w:rsidR="004B0940">
        <w:t>oraz wyposażenie szaf teleinformatycznych</w:t>
      </w:r>
      <w:bookmarkEnd w:id="486"/>
    </w:p>
    <w:p w14:paraId="7FEB34EC" w14:textId="77777777" w:rsidR="003A2A83" w:rsidRDefault="003A2A83" w:rsidP="00B674C8">
      <w:pPr>
        <w:autoSpaceDE w:val="0"/>
        <w:autoSpaceDN w:val="0"/>
        <w:adjustRightInd w:val="0"/>
        <w:spacing w:after="120" w:line="360" w:lineRule="auto"/>
        <w:jc w:val="both"/>
        <w:rPr>
          <w:rFonts w:ascii="Arial" w:eastAsia="Arial" w:hAnsi="Arial" w:cs="Arial"/>
          <w:sz w:val="20"/>
          <w:szCs w:val="20"/>
        </w:rPr>
      </w:pPr>
      <w:r>
        <w:rPr>
          <w:rFonts w:ascii="Arial" w:eastAsia="Arial" w:hAnsi="Arial" w:cs="Arial"/>
          <w:sz w:val="20"/>
          <w:szCs w:val="20"/>
        </w:rPr>
        <w:t>Projekt zakłada zastosowanie następujących urządzeń</w:t>
      </w:r>
      <w:r w:rsidR="00A228FA">
        <w:rPr>
          <w:rFonts w:ascii="Arial" w:eastAsia="Arial" w:hAnsi="Arial" w:cs="Arial"/>
          <w:sz w:val="20"/>
          <w:szCs w:val="20"/>
        </w:rPr>
        <w:t xml:space="preserve"> (przełącznice, kompensatory, wzmacniacze, nadajniki, odbiorniki, szafy itd.)</w:t>
      </w:r>
      <w:r>
        <w:rPr>
          <w:rFonts w:ascii="Arial" w:eastAsia="Arial" w:hAnsi="Arial" w:cs="Arial"/>
          <w:sz w:val="20"/>
          <w:szCs w:val="20"/>
        </w:rPr>
        <w:t>:</w:t>
      </w:r>
    </w:p>
    <w:p w14:paraId="7D5A4A7A" w14:textId="77777777" w:rsidR="003A2A83" w:rsidRDefault="006B5C3C" w:rsidP="003A2A83">
      <w:pPr>
        <w:pStyle w:val="Akapitzlist"/>
        <w:numPr>
          <w:ilvl w:val="0"/>
          <w:numId w:val="9"/>
        </w:numPr>
        <w:autoSpaceDE w:val="0"/>
        <w:autoSpaceDN w:val="0"/>
        <w:adjustRightInd w:val="0"/>
        <w:spacing w:line="360" w:lineRule="auto"/>
        <w:jc w:val="both"/>
        <w:rPr>
          <w:rFonts w:ascii="Arial" w:eastAsia="Arial" w:hAnsi="Arial" w:cs="Arial"/>
          <w:sz w:val="20"/>
          <w:szCs w:val="20"/>
        </w:rPr>
      </w:pPr>
      <w:r>
        <w:rPr>
          <w:rFonts w:ascii="Arial" w:eastAsia="Arial" w:hAnsi="Arial" w:cs="Arial"/>
          <w:sz w:val="20"/>
          <w:szCs w:val="20"/>
        </w:rPr>
        <w:t>……</w:t>
      </w:r>
      <w:r w:rsidR="003A2A83">
        <w:rPr>
          <w:rFonts w:ascii="Arial" w:eastAsia="Arial" w:hAnsi="Arial" w:cs="Arial"/>
          <w:sz w:val="20"/>
          <w:szCs w:val="20"/>
        </w:rPr>
        <w:t xml:space="preserve">: </w:t>
      </w:r>
    </w:p>
    <w:p w14:paraId="0BE81732" w14:textId="77777777" w:rsidR="00E9138F" w:rsidRPr="00E9138F" w:rsidRDefault="006B5C3C" w:rsidP="00EF2100">
      <w:pPr>
        <w:pStyle w:val="Akapitzlist"/>
        <w:numPr>
          <w:ilvl w:val="1"/>
          <w:numId w:val="9"/>
        </w:numPr>
        <w:autoSpaceDE w:val="0"/>
        <w:autoSpaceDN w:val="0"/>
        <w:adjustRightInd w:val="0"/>
        <w:spacing w:after="120" w:line="360" w:lineRule="auto"/>
        <w:ind w:left="1434" w:hanging="357"/>
        <w:contextualSpacing w:val="0"/>
        <w:jc w:val="both"/>
        <w:rPr>
          <w:rFonts w:ascii="Arial" w:eastAsia="Arial" w:hAnsi="Arial" w:cs="Arial"/>
          <w:sz w:val="20"/>
          <w:szCs w:val="20"/>
        </w:rPr>
      </w:pPr>
      <w:r>
        <w:rPr>
          <w:rFonts w:ascii="Arial" w:eastAsia="Arial" w:hAnsi="Arial" w:cs="Arial"/>
          <w:sz w:val="20"/>
          <w:szCs w:val="20"/>
        </w:rPr>
        <w:t>Wypisać najważniejsze parametry</w:t>
      </w:r>
      <w:r w:rsidR="00EF2100">
        <w:rPr>
          <w:rFonts w:ascii="Arial" w:eastAsia="Arial" w:hAnsi="Arial" w:cs="Arial"/>
          <w:sz w:val="20"/>
          <w:szCs w:val="20"/>
        </w:rPr>
        <w:t>.</w:t>
      </w:r>
    </w:p>
    <w:p w14:paraId="61CE89CA" w14:textId="77777777" w:rsidR="00E9138F" w:rsidRPr="00E9138F" w:rsidRDefault="006B5C3C" w:rsidP="00E9138F">
      <w:pPr>
        <w:pStyle w:val="Akapitzlist"/>
        <w:numPr>
          <w:ilvl w:val="0"/>
          <w:numId w:val="9"/>
        </w:numPr>
        <w:autoSpaceDE w:val="0"/>
        <w:autoSpaceDN w:val="0"/>
        <w:adjustRightInd w:val="0"/>
        <w:spacing w:line="360" w:lineRule="auto"/>
        <w:jc w:val="both"/>
        <w:rPr>
          <w:rFonts w:ascii="Arial" w:eastAsia="Arial" w:hAnsi="Arial" w:cs="Arial"/>
          <w:sz w:val="20"/>
          <w:szCs w:val="20"/>
          <w:lang w:val="en-US"/>
        </w:rPr>
      </w:pPr>
      <w:r>
        <w:rPr>
          <w:rFonts w:ascii="Arial" w:eastAsia="Arial" w:hAnsi="Arial" w:cs="Arial"/>
          <w:b/>
          <w:bCs/>
          <w:sz w:val="20"/>
          <w:szCs w:val="20"/>
        </w:rPr>
        <w:lastRenderedPageBreak/>
        <w:t>……..</w:t>
      </w:r>
      <w:r w:rsidR="00E9138F">
        <w:rPr>
          <w:rFonts w:ascii="Arial" w:eastAsia="Arial" w:hAnsi="Arial" w:cs="Arial"/>
          <w:bCs/>
          <w:sz w:val="20"/>
          <w:szCs w:val="20"/>
        </w:rPr>
        <w:t>:</w:t>
      </w:r>
    </w:p>
    <w:p w14:paraId="4B89062A" w14:textId="77777777" w:rsidR="00BA726B" w:rsidRPr="00BA726B" w:rsidRDefault="00A228FA" w:rsidP="002640AD">
      <w:pPr>
        <w:spacing w:after="120" w:line="360" w:lineRule="auto"/>
        <w:jc w:val="both"/>
        <w:rPr>
          <w:rFonts w:ascii="Arial" w:hAnsi="Arial" w:cs="Arial"/>
          <w:sz w:val="20"/>
          <w:szCs w:val="20"/>
        </w:rPr>
      </w:pPr>
      <w:r>
        <w:rPr>
          <w:rFonts w:ascii="Arial" w:hAnsi="Arial" w:cs="Arial"/>
          <w:sz w:val="20"/>
          <w:szCs w:val="20"/>
        </w:rPr>
        <w:t>Projektuje się instalację</w:t>
      </w:r>
      <w:r w:rsidR="00BA726B" w:rsidRPr="00BA726B">
        <w:rPr>
          <w:rFonts w:ascii="Arial" w:hAnsi="Arial" w:cs="Arial"/>
          <w:sz w:val="20"/>
          <w:szCs w:val="20"/>
        </w:rPr>
        <w:t xml:space="preserve"> </w:t>
      </w:r>
      <w:r w:rsidR="006B5C3C">
        <w:rPr>
          <w:rFonts w:ascii="Arial" w:hAnsi="Arial" w:cs="Arial"/>
          <w:sz w:val="20"/>
          <w:szCs w:val="20"/>
        </w:rPr>
        <w:t>……..</w:t>
      </w:r>
      <w:r w:rsidR="00BA726B" w:rsidRPr="00BA726B">
        <w:rPr>
          <w:rFonts w:ascii="Arial" w:hAnsi="Arial" w:cs="Arial"/>
          <w:sz w:val="20"/>
          <w:szCs w:val="20"/>
        </w:rPr>
        <w:t xml:space="preserve"> zewnętrznych szaf telekomunikacyjnych RACK </w:t>
      </w:r>
      <w:r w:rsidR="00784E1D">
        <w:rPr>
          <w:rFonts w:ascii="Arial" w:hAnsi="Arial" w:cs="Arial"/>
          <w:sz w:val="20"/>
          <w:szCs w:val="20"/>
        </w:rPr>
        <w:t xml:space="preserve">przy studniach kablowych </w:t>
      </w:r>
      <w:r w:rsidR="00BA726B" w:rsidRPr="00BA726B">
        <w:rPr>
          <w:rFonts w:ascii="Arial" w:hAnsi="Arial" w:cs="Arial"/>
          <w:sz w:val="20"/>
          <w:szCs w:val="20"/>
        </w:rPr>
        <w:t>w lokalizacjach o następujących współrzędnych</w:t>
      </w:r>
      <w:r w:rsidR="00F439E3">
        <w:rPr>
          <w:rFonts w:ascii="Arial" w:hAnsi="Arial" w:cs="Arial"/>
          <w:sz w:val="20"/>
          <w:szCs w:val="20"/>
        </w:rPr>
        <w:t xml:space="preserve"> (zawartość szafy)</w:t>
      </w:r>
      <w:r w:rsidR="00BA726B" w:rsidRPr="00BA726B">
        <w:rPr>
          <w:rFonts w:ascii="Arial" w:hAnsi="Arial" w:cs="Arial"/>
          <w:sz w:val="20"/>
          <w:szCs w:val="20"/>
        </w:rPr>
        <w:t>:</w:t>
      </w:r>
    </w:p>
    <w:p w14:paraId="62BE55CB" w14:textId="77777777" w:rsidR="006B5C3C" w:rsidRDefault="006B5C3C" w:rsidP="006B5C3C">
      <w:pPr>
        <w:pStyle w:val="Akapitzlist"/>
        <w:numPr>
          <w:ilvl w:val="0"/>
          <w:numId w:val="15"/>
        </w:numPr>
        <w:spacing w:after="0" w:line="360" w:lineRule="auto"/>
        <w:jc w:val="both"/>
        <w:rPr>
          <w:rFonts w:ascii="Arial" w:hAnsi="Arial" w:cs="Arial"/>
          <w:sz w:val="20"/>
          <w:szCs w:val="20"/>
        </w:rPr>
      </w:pPr>
      <w:r>
        <w:rPr>
          <w:rFonts w:ascii="Arial" w:hAnsi="Arial" w:cs="Arial"/>
          <w:sz w:val="20"/>
          <w:szCs w:val="20"/>
        </w:rPr>
        <w:t>………………….</w:t>
      </w:r>
    </w:p>
    <w:p w14:paraId="3AEE3319" w14:textId="77777777" w:rsidR="006B5C3C" w:rsidRDefault="006B5C3C" w:rsidP="006B5C3C">
      <w:pPr>
        <w:spacing w:line="360" w:lineRule="auto"/>
        <w:jc w:val="both"/>
        <w:rPr>
          <w:rFonts w:ascii="Arial" w:hAnsi="Arial" w:cs="Arial"/>
          <w:sz w:val="20"/>
          <w:szCs w:val="20"/>
        </w:rPr>
      </w:pPr>
    </w:p>
    <w:p w14:paraId="5F2B2491" w14:textId="77777777" w:rsidR="006B5C3C" w:rsidRPr="006B5C3C" w:rsidRDefault="006B5C3C" w:rsidP="006B5C3C">
      <w:pPr>
        <w:spacing w:line="360" w:lineRule="auto"/>
        <w:jc w:val="both"/>
        <w:rPr>
          <w:rFonts w:ascii="Arial" w:hAnsi="Arial" w:cs="Arial"/>
          <w:sz w:val="20"/>
          <w:szCs w:val="20"/>
        </w:rPr>
      </w:pPr>
    </w:p>
    <w:p w14:paraId="1526AA64" w14:textId="77777777" w:rsidR="00576DB1" w:rsidRDefault="00224DD5" w:rsidP="000116C8">
      <w:pPr>
        <w:pStyle w:val="Podrozdzia"/>
      </w:pPr>
      <w:bookmarkStart w:id="487" w:name="_Toc85183143"/>
      <w:r>
        <w:t>3</w:t>
      </w:r>
      <w:r w:rsidR="00576DB1">
        <w:t>.1</w:t>
      </w:r>
      <w:r w:rsidR="00B674C8">
        <w:t>6</w:t>
      </w:r>
      <w:r w:rsidR="00576DB1">
        <w:t xml:space="preserve">. Zestawienie </w:t>
      </w:r>
      <w:r w:rsidR="00A26CB1">
        <w:t xml:space="preserve">podstawowych </w:t>
      </w:r>
      <w:r w:rsidR="00576DB1">
        <w:t>materiałów</w:t>
      </w:r>
      <w:r w:rsidR="00D34138">
        <w:t xml:space="preserve"> oraz urządzeń</w:t>
      </w:r>
      <w:bookmarkEnd w:id="487"/>
    </w:p>
    <w:p w14:paraId="07637E65" w14:textId="77777777" w:rsidR="00353A5E" w:rsidRPr="00353A5E" w:rsidRDefault="00353A5E" w:rsidP="00353A5E">
      <w:pPr>
        <w:autoSpaceDE w:val="0"/>
        <w:autoSpaceDN w:val="0"/>
        <w:adjustRightInd w:val="0"/>
        <w:spacing w:line="360" w:lineRule="auto"/>
        <w:jc w:val="center"/>
        <w:rPr>
          <w:rFonts w:ascii="Arial" w:eastAsia="Arial" w:hAnsi="Arial" w:cs="Arial"/>
          <w:sz w:val="20"/>
          <w:szCs w:val="20"/>
        </w:rPr>
      </w:pPr>
      <w:r w:rsidRPr="00695120">
        <w:rPr>
          <w:rFonts w:ascii="Arial" w:eastAsia="Arial" w:hAnsi="Arial" w:cs="Arial"/>
          <w:b/>
          <w:sz w:val="20"/>
          <w:szCs w:val="20"/>
        </w:rPr>
        <w:t>Tab</w:t>
      </w:r>
      <w:r w:rsidR="00224DD5">
        <w:rPr>
          <w:rFonts w:ascii="Arial" w:eastAsia="Arial" w:hAnsi="Arial" w:cs="Arial"/>
          <w:b/>
          <w:sz w:val="20"/>
          <w:szCs w:val="20"/>
        </w:rPr>
        <w:t>….</w:t>
      </w:r>
      <w:r w:rsidRPr="00695120">
        <w:rPr>
          <w:rFonts w:ascii="Arial" w:eastAsia="Arial" w:hAnsi="Arial" w:cs="Arial"/>
          <w:b/>
          <w:sz w:val="20"/>
          <w:szCs w:val="20"/>
        </w:rPr>
        <w:t>.</w:t>
      </w:r>
      <w:r>
        <w:rPr>
          <w:rFonts w:ascii="Arial" w:eastAsia="Arial" w:hAnsi="Arial" w:cs="Arial"/>
          <w:sz w:val="20"/>
          <w:szCs w:val="20"/>
        </w:rPr>
        <w:t xml:space="preserve"> Zestawienie </w:t>
      </w:r>
      <w:r w:rsidR="00D34138">
        <w:rPr>
          <w:rFonts w:ascii="Arial" w:eastAsia="Arial" w:hAnsi="Arial" w:cs="Arial"/>
          <w:sz w:val="20"/>
          <w:szCs w:val="20"/>
        </w:rPr>
        <w:t xml:space="preserve">podstawowych </w:t>
      </w:r>
      <w:r>
        <w:rPr>
          <w:rFonts w:ascii="Arial" w:eastAsia="Arial" w:hAnsi="Arial" w:cs="Arial"/>
          <w:sz w:val="20"/>
          <w:szCs w:val="20"/>
        </w:rPr>
        <w:t xml:space="preserve">materiałów </w:t>
      </w:r>
      <w:r w:rsidR="00D34138">
        <w:rPr>
          <w:rFonts w:ascii="Arial" w:eastAsia="Arial" w:hAnsi="Arial" w:cs="Arial"/>
          <w:sz w:val="20"/>
          <w:szCs w:val="20"/>
        </w:rPr>
        <w:t>eksploatacyjnych oraz urządzeń</w:t>
      </w:r>
    </w:p>
    <w:tbl>
      <w:tblPr>
        <w:tblStyle w:val="Tabela-Siatka"/>
        <w:tblW w:w="0" w:type="auto"/>
        <w:jc w:val="center"/>
        <w:tblLook w:val="04A0" w:firstRow="1" w:lastRow="0" w:firstColumn="1" w:lastColumn="0" w:noHBand="0" w:noVBand="1"/>
      </w:tblPr>
      <w:tblGrid>
        <w:gridCol w:w="486"/>
        <w:gridCol w:w="997"/>
        <w:gridCol w:w="1107"/>
        <w:gridCol w:w="627"/>
      </w:tblGrid>
      <w:tr w:rsidR="00576DB1" w:rsidRPr="009C1E09" w14:paraId="3EA49F50" w14:textId="77777777" w:rsidTr="00CC518E">
        <w:trPr>
          <w:jc w:val="center"/>
        </w:trPr>
        <w:tc>
          <w:tcPr>
            <w:tcW w:w="0" w:type="auto"/>
            <w:tcBorders>
              <w:bottom w:val="single" w:sz="18" w:space="0" w:color="auto"/>
              <w:right w:val="single" w:sz="18" w:space="0" w:color="auto"/>
            </w:tcBorders>
            <w:vAlign w:val="center"/>
          </w:tcPr>
          <w:p w14:paraId="0EF4A7C9" w14:textId="77777777" w:rsidR="00576DB1" w:rsidRPr="009C1E09" w:rsidRDefault="00CC518E" w:rsidP="00576DB1">
            <w:pPr>
              <w:pStyle w:val="Default"/>
              <w:jc w:val="center"/>
              <w:rPr>
                <w:rFonts w:eastAsia="Calibri"/>
                <w:b/>
                <w:color w:val="auto"/>
                <w:sz w:val="18"/>
                <w:szCs w:val="18"/>
              </w:rPr>
            </w:pPr>
            <w:r w:rsidRPr="009C1E09">
              <w:rPr>
                <w:rFonts w:eastAsia="Calibri"/>
                <w:b/>
                <w:color w:val="auto"/>
                <w:sz w:val="18"/>
                <w:szCs w:val="18"/>
              </w:rPr>
              <w:t>L</w:t>
            </w:r>
            <w:r w:rsidR="00576DB1" w:rsidRPr="009C1E09">
              <w:rPr>
                <w:rFonts w:eastAsia="Calibri"/>
                <w:b/>
                <w:color w:val="auto"/>
                <w:sz w:val="18"/>
                <w:szCs w:val="18"/>
              </w:rPr>
              <w:t>p.</w:t>
            </w:r>
          </w:p>
        </w:tc>
        <w:tc>
          <w:tcPr>
            <w:tcW w:w="0" w:type="auto"/>
            <w:tcBorders>
              <w:left w:val="single" w:sz="18" w:space="0" w:color="auto"/>
              <w:bottom w:val="single" w:sz="18" w:space="0" w:color="auto"/>
              <w:right w:val="single" w:sz="18" w:space="0" w:color="auto"/>
            </w:tcBorders>
            <w:vAlign w:val="center"/>
          </w:tcPr>
          <w:p w14:paraId="5AD57B3F" w14:textId="77777777" w:rsidR="00576DB1" w:rsidRPr="009C1E09" w:rsidRDefault="00800313" w:rsidP="00576DB1">
            <w:pPr>
              <w:pStyle w:val="Default"/>
              <w:jc w:val="center"/>
              <w:rPr>
                <w:rFonts w:eastAsia="Calibri"/>
                <w:b/>
                <w:color w:val="auto"/>
                <w:sz w:val="18"/>
                <w:szCs w:val="18"/>
              </w:rPr>
            </w:pPr>
            <w:r w:rsidRPr="009C1E09">
              <w:rPr>
                <w:rFonts w:eastAsia="Calibri"/>
                <w:b/>
                <w:color w:val="auto"/>
                <w:sz w:val="18"/>
                <w:szCs w:val="18"/>
              </w:rPr>
              <w:t>M</w:t>
            </w:r>
            <w:r w:rsidR="00576DB1" w:rsidRPr="009C1E09">
              <w:rPr>
                <w:rFonts w:eastAsia="Calibri"/>
                <w:b/>
                <w:color w:val="auto"/>
                <w:sz w:val="18"/>
                <w:szCs w:val="18"/>
              </w:rPr>
              <w:t>ateriał</w:t>
            </w:r>
            <w:r w:rsidRPr="009C1E09">
              <w:rPr>
                <w:rFonts w:eastAsia="Calibri"/>
                <w:b/>
                <w:color w:val="auto"/>
                <w:sz w:val="18"/>
                <w:szCs w:val="18"/>
              </w:rPr>
              <w:t>y</w:t>
            </w:r>
          </w:p>
        </w:tc>
        <w:tc>
          <w:tcPr>
            <w:tcW w:w="0" w:type="auto"/>
            <w:tcBorders>
              <w:left w:val="single" w:sz="18" w:space="0" w:color="auto"/>
              <w:bottom w:val="single" w:sz="18" w:space="0" w:color="auto"/>
              <w:right w:val="single" w:sz="18" w:space="0" w:color="auto"/>
            </w:tcBorders>
            <w:vAlign w:val="center"/>
          </w:tcPr>
          <w:p w14:paraId="4AE606B0" w14:textId="77777777" w:rsidR="00800313" w:rsidRPr="009C1E09" w:rsidRDefault="00576DB1" w:rsidP="00B11669">
            <w:pPr>
              <w:pStyle w:val="Default"/>
              <w:jc w:val="center"/>
              <w:rPr>
                <w:rFonts w:eastAsia="Calibri"/>
                <w:b/>
                <w:color w:val="auto"/>
                <w:sz w:val="18"/>
                <w:szCs w:val="18"/>
              </w:rPr>
            </w:pPr>
            <w:r w:rsidRPr="009C1E09">
              <w:rPr>
                <w:rFonts w:eastAsia="Calibri"/>
                <w:b/>
                <w:color w:val="auto"/>
                <w:sz w:val="18"/>
                <w:szCs w:val="18"/>
              </w:rPr>
              <w:t>Jednostka</w:t>
            </w:r>
            <w:r w:rsidR="00800313" w:rsidRPr="009C1E09">
              <w:rPr>
                <w:rFonts w:eastAsia="Calibri"/>
                <w:b/>
                <w:color w:val="auto"/>
                <w:sz w:val="18"/>
                <w:szCs w:val="18"/>
              </w:rPr>
              <w:t xml:space="preserve"> </w:t>
            </w:r>
          </w:p>
          <w:p w14:paraId="759B6FDE" w14:textId="77777777" w:rsidR="00576DB1" w:rsidRPr="009C1E09" w:rsidRDefault="00800313" w:rsidP="00B11669">
            <w:pPr>
              <w:pStyle w:val="Default"/>
              <w:jc w:val="center"/>
              <w:rPr>
                <w:rFonts w:eastAsia="Calibri"/>
                <w:b/>
                <w:color w:val="auto"/>
                <w:sz w:val="18"/>
                <w:szCs w:val="18"/>
              </w:rPr>
            </w:pPr>
            <w:r w:rsidRPr="009C1E09">
              <w:rPr>
                <w:rFonts w:eastAsia="Calibri"/>
                <w:b/>
                <w:color w:val="auto"/>
                <w:sz w:val="18"/>
                <w:szCs w:val="18"/>
              </w:rPr>
              <w:t>miary</w:t>
            </w:r>
          </w:p>
        </w:tc>
        <w:tc>
          <w:tcPr>
            <w:tcW w:w="0" w:type="auto"/>
            <w:tcBorders>
              <w:left w:val="single" w:sz="18" w:space="0" w:color="auto"/>
              <w:bottom w:val="single" w:sz="18" w:space="0" w:color="auto"/>
            </w:tcBorders>
            <w:vAlign w:val="center"/>
          </w:tcPr>
          <w:p w14:paraId="671F80FF" w14:textId="77777777" w:rsidR="00576DB1" w:rsidRPr="009C1E09" w:rsidRDefault="00576DB1" w:rsidP="00576DB1">
            <w:pPr>
              <w:pStyle w:val="Default"/>
              <w:jc w:val="center"/>
              <w:rPr>
                <w:rFonts w:eastAsia="Calibri"/>
                <w:b/>
                <w:color w:val="auto"/>
                <w:sz w:val="18"/>
                <w:szCs w:val="18"/>
              </w:rPr>
            </w:pPr>
            <w:r w:rsidRPr="009C1E09">
              <w:rPr>
                <w:rFonts w:eastAsia="Calibri"/>
                <w:b/>
                <w:color w:val="auto"/>
                <w:sz w:val="18"/>
                <w:szCs w:val="18"/>
              </w:rPr>
              <w:t>Ilość</w:t>
            </w:r>
          </w:p>
        </w:tc>
      </w:tr>
      <w:tr w:rsidR="00576DB1" w:rsidRPr="009C1E09" w14:paraId="61D30D80" w14:textId="77777777" w:rsidTr="00CC518E">
        <w:trPr>
          <w:jc w:val="center"/>
        </w:trPr>
        <w:tc>
          <w:tcPr>
            <w:tcW w:w="0" w:type="auto"/>
            <w:tcBorders>
              <w:top w:val="single" w:sz="18" w:space="0" w:color="auto"/>
              <w:right w:val="single" w:sz="18" w:space="0" w:color="auto"/>
            </w:tcBorders>
            <w:vAlign w:val="center"/>
          </w:tcPr>
          <w:p w14:paraId="4C809063"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1</w:t>
            </w:r>
          </w:p>
        </w:tc>
        <w:tc>
          <w:tcPr>
            <w:tcW w:w="0" w:type="auto"/>
            <w:tcBorders>
              <w:top w:val="single" w:sz="18" w:space="0" w:color="auto"/>
              <w:left w:val="single" w:sz="18" w:space="0" w:color="auto"/>
              <w:right w:val="single" w:sz="18" w:space="0" w:color="auto"/>
            </w:tcBorders>
            <w:vAlign w:val="center"/>
          </w:tcPr>
          <w:p w14:paraId="7B2FF503" w14:textId="77777777" w:rsidR="00576DB1" w:rsidRPr="009C1E09" w:rsidRDefault="00576DB1" w:rsidP="00576DB1">
            <w:pPr>
              <w:pStyle w:val="Default"/>
              <w:jc w:val="center"/>
              <w:rPr>
                <w:rFonts w:eastAsia="Calibri"/>
                <w:color w:val="auto"/>
                <w:sz w:val="18"/>
                <w:szCs w:val="18"/>
              </w:rPr>
            </w:pPr>
          </w:p>
        </w:tc>
        <w:tc>
          <w:tcPr>
            <w:tcW w:w="0" w:type="auto"/>
            <w:tcBorders>
              <w:top w:val="single" w:sz="18" w:space="0" w:color="auto"/>
              <w:left w:val="single" w:sz="18" w:space="0" w:color="auto"/>
              <w:right w:val="single" w:sz="18" w:space="0" w:color="auto"/>
            </w:tcBorders>
            <w:vAlign w:val="center"/>
          </w:tcPr>
          <w:p w14:paraId="79D76621"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m</w:t>
            </w:r>
          </w:p>
        </w:tc>
        <w:tc>
          <w:tcPr>
            <w:tcW w:w="0" w:type="auto"/>
            <w:tcBorders>
              <w:top w:val="single" w:sz="18" w:space="0" w:color="auto"/>
              <w:left w:val="single" w:sz="18" w:space="0" w:color="auto"/>
            </w:tcBorders>
            <w:vAlign w:val="center"/>
          </w:tcPr>
          <w:p w14:paraId="5775EB5C" w14:textId="77777777" w:rsidR="00576DB1" w:rsidRPr="009C1E09" w:rsidRDefault="00576DB1" w:rsidP="00576DB1">
            <w:pPr>
              <w:pStyle w:val="Default"/>
              <w:jc w:val="center"/>
              <w:rPr>
                <w:rFonts w:eastAsia="Calibri"/>
                <w:color w:val="auto"/>
                <w:sz w:val="18"/>
                <w:szCs w:val="18"/>
              </w:rPr>
            </w:pPr>
          </w:p>
        </w:tc>
      </w:tr>
      <w:tr w:rsidR="00576DB1" w:rsidRPr="009C1E09" w14:paraId="4A19DEE3" w14:textId="77777777" w:rsidTr="00CC518E">
        <w:trPr>
          <w:jc w:val="center"/>
        </w:trPr>
        <w:tc>
          <w:tcPr>
            <w:tcW w:w="0" w:type="auto"/>
            <w:tcBorders>
              <w:right w:val="single" w:sz="18" w:space="0" w:color="auto"/>
            </w:tcBorders>
            <w:vAlign w:val="center"/>
          </w:tcPr>
          <w:p w14:paraId="78B9C29C"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2</w:t>
            </w:r>
          </w:p>
        </w:tc>
        <w:tc>
          <w:tcPr>
            <w:tcW w:w="0" w:type="auto"/>
            <w:tcBorders>
              <w:left w:val="single" w:sz="18" w:space="0" w:color="auto"/>
              <w:right w:val="single" w:sz="18" w:space="0" w:color="auto"/>
            </w:tcBorders>
            <w:vAlign w:val="center"/>
          </w:tcPr>
          <w:p w14:paraId="096BD615" w14:textId="77777777" w:rsidR="00576DB1" w:rsidRPr="009C1E09" w:rsidRDefault="00576DB1" w:rsidP="00134378">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09009D67"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m</w:t>
            </w:r>
          </w:p>
        </w:tc>
        <w:tc>
          <w:tcPr>
            <w:tcW w:w="0" w:type="auto"/>
            <w:tcBorders>
              <w:left w:val="single" w:sz="18" w:space="0" w:color="auto"/>
            </w:tcBorders>
            <w:vAlign w:val="center"/>
          </w:tcPr>
          <w:p w14:paraId="77A32D9D" w14:textId="77777777" w:rsidR="00576DB1" w:rsidRPr="009C1E09" w:rsidRDefault="00576DB1" w:rsidP="00576DB1">
            <w:pPr>
              <w:pStyle w:val="Default"/>
              <w:jc w:val="center"/>
              <w:rPr>
                <w:rFonts w:eastAsia="Calibri"/>
                <w:color w:val="auto"/>
                <w:sz w:val="18"/>
                <w:szCs w:val="18"/>
              </w:rPr>
            </w:pPr>
          </w:p>
        </w:tc>
      </w:tr>
      <w:tr w:rsidR="00576DB1" w:rsidRPr="009C1E09" w14:paraId="4DE37C88" w14:textId="77777777" w:rsidTr="00CC518E">
        <w:trPr>
          <w:jc w:val="center"/>
        </w:trPr>
        <w:tc>
          <w:tcPr>
            <w:tcW w:w="0" w:type="auto"/>
            <w:tcBorders>
              <w:right w:val="single" w:sz="18" w:space="0" w:color="auto"/>
            </w:tcBorders>
            <w:vAlign w:val="center"/>
          </w:tcPr>
          <w:p w14:paraId="5D88983C"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3</w:t>
            </w:r>
          </w:p>
        </w:tc>
        <w:tc>
          <w:tcPr>
            <w:tcW w:w="0" w:type="auto"/>
            <w:tcBorders>
              <w:left w:val="single" w:sz="18" w:space="0" w:color="auto"/>
              <w:right w:val="single" w:sz="18" w:space="0" w:color="auto"/>
            </w:tcBorders>
            <w:vAlign w:val="center"/>
          </w:tcPr>
          <w:p w14:paraId="5C45139B" w14:textId="77777777" w:rsidR="00576DB1" w:rsidRPr="009C1E09" w:rsidRDefault="00576DB1" w:rsidP="00134378">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610E0B08"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m</w:t>
            </w:r>
          </w:p>
        </w:tc>
        <w:tc>
          <w:tcPr>
            <w:tcW w:w="0" w:type="auto"/>
            <w:tcBorders>
              <w:left w:val="single" w:sz="18" w:space="0" w:color="auto"/>
            </w:tcBorders>
            <w:vAlign w:val="center"/>
          </w:tcPr>
          <w:p w14:paraId="72CA170F" w14:textId="77777777" w:rsidR="00576DB1" w:rsidRPr="009C1E09" w:rsidRDefault="00576DB1" w:rsidP="00576DB1">
            <w:pPr>
              <w:pStyle w:val="Default"/>
              <w:jc w:val="center"/>
              <w:rPr>
                <w:rFonts w:eastAsia="Calibri"/>
                <w:color w:val="auto"/>
                <w:sz w:val="18"/>
                <w:szCs w:val="18"/>
              </w:rPr>
            </w:pPr>
          </w:p>
        </w:tc>
      </w:tr>
      <w:tr w:rsidR="00576DB1" w:rsidRPr="009C1E09" w14:paraId="7932A397" w14:textId="77777777" w:rsidTr="00CC518E">
        <w:trPr>
          <w:jc w:val="center"/>
        </w:trPr>
        <w:tc>
          <w:tcPr>
            <w:tcW w:w="0" w:type="auto"/>
            <w:tcBorders>
              <w:right w:val="single" w:sz="18" w:space="0" w:color="auto"/>
            </w:tcBorders>
            <w:vAlign w:val="center"/>
          </w:tcPr>
          <w:p w14:paraId="2B2D3E68"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4</w:t>
            </w:r>
          </w:p>
        </w:tc>
        <w:tc>
          <w:tcPr>
            <w:tcW w:w="0" w:type="auto"/>
            <w:tcBorders>
              <w:left w:val="single" w:sz="18" w:space="0" w:color="auto"/>
              <w:right w:val="single" w:sz="18" w:space="0" w:color="auto"/>
            </w:tcBorders>
            <w:vAlign w:val="center"/>
          </w:tcPr>
          <w:p w14:paraId="01BFDCD3" w14:textId="77777777" w:rsidR="00576DB1" w:rsidRPr="009C1E09" w:rsidRDefault="00576DB1" w:rsidP="00134378">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3887313E"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m</w:t>
            </w:r>
          </w:p>
        </w:tc>
        <w:tc>
          <w:tcPr>
            <w:tcW w:w="0" w:type="auto"/>
            <w:tcBorders>
              <w:left w:val="single" w:sz="18" w:space="0" w:color="auto"/>
            </w:tcBorders>
            <w:vAlign w:val="center"/>
          </w:tcPr>
          <w:p w14:paraId="3578DFE8" w14:textId="77777777" w:rsidR="00576DB1" w:rsidRPr="009C1E09" w:rsidRDefault="00576DB1" w:rsidP="00C978E5">
            <w:pPr>
              <w:pStyle w:val="Default"/>
              <w:jc w:val="center"/>
              <w:rPr>
                <w:rFonts w:eastAsia="Calibri"/>
                <w:color w:val="auto"/>
                <w:sz w:val="18"/>
                <w:szCs w:val="18"/>
              </w:rPr>
            </w:pPr>
          </w:p>
        </w:tc>
      </w:tr>
      <w:tr w:rsidR="00576DB1" w:rsidRPr="009C1E09" w14:paraId="7A1AD2E4" w14:textId="77777777" w:rsidTr="00CC518E">
        <w:trPr>
          <w:jc w:val="center"/>
        </w:trPr>
        <w:tc>
          <w:tcPr>
            <w:tcW w:w="0" w:type="auto"/>
            <w:tcBorders>
              <w:right w:val="single" w:sz="18" w:space="0" w:color="auto"/>
            </w:tcBorders>
            <w:vAlign w:val="center"/>
          </w:tcPr>
          <w:p w14:paraId="26BACFAB" w14:textId="77777777" w:rsidR="00576DB1" w:rsidRPr="009C1E09" w:rsidRDefault="000116C8" w:rsidP="00576DB1">
            <w:pPr>
              <w:pStyle w:val="Default"/>
              <w:jc w:val="center"/>
              <w:rPr>
                <w:rFonts w:eastAsia="Calibri"/>
                <w:color w:val="auto"/>
                <w:sz w:val="18"/>
                <w:szCs w:val="18"/>
              </w:rPr>
            </w:pPr>
            <w:r w:rsidRPr="009C1E09">
              <w:rPr>
                <w:rFonts w:eastAsia="Calibri"/>
                <w:color w:val="auto"/>
                <w:sz w:val="18"/>
                <w:szCs w:val="18"/>
              </w:rPr>
              <w:t>5</w:t>
            </w:r>
          </w:p>
        </w:tc>
        <w:tc>
          <w:tcPr>
            <w:tcW w:w="0" w:type="auto"/>
            <w:tcBorders>
              <w:left w:val="single" w:sz="18" w:space="0" w:color="auto"/>
              <w:right w:val="single" w:sz="18" w:space="0" w:color="auto"/>
            </w:tcBorders>
            <w:vAlign w:val="center"/>
          </w:tcPr>
          <w:p w14:paraId="67BD97AE"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6F70CFC4"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55DF7F13" w14:textId="77777777" w:rsidR="00576DB1" w:rsidRPr="009C1E09" w:rsidRDefault="00576DB1" w:rsidP="00576DB1">
            <w:pPr>
              <w:pStyle w:val="Default"/>
              <w:jc w:val="center"/>
              <w:rPr>
                <w:rFonts w:eastAsia="Calibri"/>
                <w:color w:val="auto"/>
                <w:sz w:val="18"/>
                <w:szCs w:val="18"/>
              </w:rPr>
            </w:pPr>
          </w:p>
        </w:tc>
      </w:tr>
      <w:tr w:rsidR="00576DB1" w:rsidRPr="009C1E09" w14:paraId="5167D959" w14:textId="77777777" w:rsidTr="00CC518E">
        <w:trPr>
          <w:jc w:val="center"/>
        </w:trPr>
        <w:tc>
          <w:tcPr>
            <w:tcW w:w="0" w:type="auto"/>
            <w:tcBorders>
              <w:right w:val="single" w:sz="18" w:space="0" w:color="auto"/>
            </w:tcBorders>
            <w:vAlign w:val="center"/>
          </w:tcPr>
          <w:p w14:paraId="7219709B" w14:textId="77777777" w:rsidR="00576DB1" w:rsidRPr="009C1E09" w:rsidRDefault="000116C8" w:rsidP="00576DB1">
            <w:pPr>
              <w:pStyle w:val="Default"/>
              <w:jc w:val="center"/>
              <w:rPr>
                <w:rFonts w:eastAsia="Calibri"/>
                <w:color w:val="auto"/>
                <w:sz w:val="18"/>
                <w:szCs w:val="18"/>
              </w:rPr>
            </w:pPr>
            <w:r w:rsidRPr="009C1E09">
              <w:rPr>
                <w:rFonts w:eastAsia="Calibri"/>
                <w:color w:val="auto"/>
                <w:sz w:val="18"/>
                <w:szCs w:val="18"/>
              </w:rPr>
              <w:t>6</w:t>
            </w:r>
          </w:p>
        </w:tc>
        <w:tc>
          <w:tcPr>
            <w:tcW w:w="0" w:type="auto"/>
            <w:tcBorders>
              <w:left w:val="single" w:sz="18" w:space="0" w:color="auto"/>
              <w:right w:val="single" w:sz="18" w:space="0" w:color="auto"/>
            </w:tcBorders>
            <w:vAlign w:val="center"/>
          </w:tcPr>
          <w:p w14:paraId="5501ED35"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45F5F0AE"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071F28AB" w14:textId="77777777" w:rsidR="00576DB1" w:rsidRPr="009C1E09" w:rsidRDefault="00576DB1" w:rsidP="00576DB1">
            <w:pPr>
              <w:pStyle w:val="Default"/>
              <w:jc w:val="center"/>
              <w:rPr>
                <w:rFonts w:eastAsia="Calibri"/>
                <w:color w:val="auto"/>
                <w:sz w:val="18"/>
                <w:szCs w:val="18"/>
              </w:rPr>
            </w:pPr>
          </w:p>
        </w:tc>
      </w:tr>
      <w:tr w:rsidR="00576DB1" w:rsidRPr="009C1E09" w14:paraId="1EC8C675" w14:textId="77777777" w:rsidTr="00CC518E">
        <w:trPr>
          <w:jc w:val="center"/>
        </w:trPr>
        <w:tc>
          <w:tcPr>
            <w:tcW w:w="0" w:type="auto"/>
            <w:tcBorders>
              <w:right w:val="single" w:sz="18" w:space="0" w:color="auto"/>
            </w:tcBorders>
            <w:vAlign w:val="center"/>
          </w:tcPr>
          <w:p w14:paraId="180A1223" w14:textId="77777777" w:rsidR="00576DB1" w:rsidRPr="009C1E09" w:rsidRDefault="000116C8" w:rsidP="00576DB1">
            <w:pPr>
              <w:pStyle w:val="Default"/>
              <w:jc w:val="center"/>
              <w:rPr>
                <w:rFonts w:eastAsia="Calibri"/>
                <w:color w:val="auto"/>
                <w:sz w:val="18"/>
                <w:szCs w:val="18"/>
              </w:rPr>
            </w:pPr>
            <w:r w:rsidRPr="009C1E09">
              <w:rPr>
                <w:rFonts w:eastAsia="Calibri"/>
                <w:color w:val="auto"/>
                <w:sz w:val="18"/>
                <w:szCs w:val="18"/>
              </w:rPr>
              <w:t>7</w:t>
            </w:r>
          </w:p>
        </w:tc>
        <w:tc>
          <w:tcPr>
            <w:tcW w:w="0" w:type="auto"/>
            <w:tcBorders>
              <w:left w:val="single" w:sz="18" w:space="0" w:color="auto"/>
              <w:right w:val="single" w:sz="18" w:space="0" w:color="auto"/>
            </w:tcBorders>
            <w:vAlign w:val="center"/>
          </w:tcPr>
          <w:p w14:paraId="55668448"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58EDA781"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303FE88A" w14:textId="77777777" w:rsidR="00576DB1" w:rsidRPr="009C1E09" w:rsidRDefault="00576DB1" w:rsidP="005028EC">
            <w:pPr>
              <w:pStyle w:val="Default"/>
              <w:jc w:val="center"/>
              <w:rPr>
                <w:rFonts w:eastAsia="Calibri"/>
                <w:color w:val="auto"/>
                <w:sz w:val="18"/>
                <w:szCs w:val="18"/>
              </w:rPr>
            </w:pPr>
          </w:p>
        </w:tc>
      </w:tr>
      <w:tr w:rsidR="00576DB1" w:rsidRPr="009C1E09" w14:paraId="7F822967" w14:textId="77777777" w:rsidTr="00CC518E">
        <w:trPr>
          <w:jc w:val="center"/>
        </w:trPr>
        <w:tc>
          <w:tcPr>
            <w:tcW w:w="0" w:type="auto"/>
            <w:tcBorders>
              <w:right w:val="single" w:sz="18" w:space="0" w:color="auto"/>
            </w:tcBorders>
            <w:vAlign w:val="center"/>
          </w:tcPr>
          <w:p w14:paraId="1772458E" w14:textId="77777777" w:rsidR="00576DB1" w:rsidRPr="009C1E09" w:rsidRDefault="000116C8" w:rsidP="00576DB1">
            <w:pPr>
              <w:pStyle w:val="Default"/>
              <w:jc w:val="center"/>
              <w:rPr>
                <w:rFonts w:eastAsia="Calibri"/>
                <w:color w:val="auto"/>
                <w:sz w:val="18"/>
                <w:szCs w:val="18"/>
              </w:rPr>
            </w:pPr>
            <w:r w:rsidRPr="009C1E09">
              <w:rPr>
                <w:rFonts w:eastAsia="Calibri"/>
                <w:color w:val="auto"/>
                <w:sz w:val="18"/>
                <w:szCs w:val="18"/>
              </w:rPr>
              <w:t>8</w:t>
            </w:r>
          </w:p>
        </w:tc>
        <w:tc>
          <w:tcPr>
            <w:tcW w:w="0" w:type="auto"/>
            <w:tcBorders>
              <w:left w:val="single" w:sz="18" w:space="0" w:color="auto"/>
              <w:right w:val="single" w:sz="18" w:space="0" w:color="auto"/>
            </w:tcBorders>
            <w:vAlign w:val="center"/>
          </w:tcPr>
          <w:p w14:paraId="15E32444"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45F309B6"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m</w:t>
            </w:r>
          </w:p>
        </w:tc>
        <w:tc>
          <w:tcPr>
            <w:tcW w:w="0" w:type="auto"/>
            <w:tcBorders>
              <w:left w:val="single" w:sz="18" w:space="0" w:color="auto"/>
            </w:tcBorders>
            <w:vAlign w:val="center"/>
          </w:tcPr>
          <w:p w14:paraId="17C87020" w14:textId="77777777" w:rsidR="00576DB1" w:rsidRPr="009C1E09" w:rsidRDefault="00576DB1" w:rsidP="00576DB1">
            <w:pPr>
              <w:pStyle w:val="Default"/>
              <w:jc w:val="center"/>
              <w:rPr>
                <w:rFonts w:eastAsia="Calibri"/>
                <w:color w:val="auto"/>
                <w:sz w:val="18"/>
                <w:szCs w:val="18"/>
              </w:rPr>
            </w:pPr>
          </w:p>
        </w:tc>
      </w:tr>
      <w:tr w:rsidR="00576DB1" w:rsidRPr="009C1E09" w14:paraId="22C8CB30" w14:textId="77777777" w:rsidTr="00CC518E">
        <w:trPr>
          <w:jc w:val="center"/>
        </w:trPr>
        <w:tc>
          <w:tcPr>
            <w:tcW w:w="0" w:type="auto"/>
            <w:tcBorders>
              <w:right w:val="single" w:sz="18" w:space="0" w:color="auto"/>
            </w:tcBorders>
            <w:vAlign w:val="center"/>
          </w:tcPr>
          <w:p w14:paraId="3F7B53F2" w14:textId="77777777" w:rsidR="00576DB1" w:rsidRPr="009C1E09" w:rsidRDefault="000116C8" w:rsidP="00576DB1">
            <w:pPr>
              <w:pStyle w:val="Default"/>
              <w:jc w:val="center"/>
              <w:rPr>
                <w:rFonts w:eastAsia="Calibri"/>
                <w:color w:val="auto"/>
                <w:sz w:val="18"/>
                <w:szCs w:val="18"/>
              </w:rPr>
            </w:pPr>
            <w:r w:rsidRPr="009C1E09">
              <w:rPr>
                <w:rFonts w:eastAsia="Calibri"/>
                <w:color w:val="auto"/>
                <w:sz w:val="18"/>
                <w:szCs w:val="18"/>
              </w:rPr>
              <w:t>9</w:t>
            </w:r>
          </w:p>
        </w:tc>
        <w:tc>
          <w:tcPr>
            <w:tcW w:w="0" w:type="auto"/>
            <w:tcBorders>
              <w:left w:val="single" w:sz="18" w:space="0" w:color="auto"/>
              <w:right w:val="single" w:sz="18" w:space="0" w:color="auto"/>
            </w:tcBorders>
            <w:vAlign w:val="center"/>
          </w:tcPr>
          <w:p w14:paraId="79504A98" w14:textId="77777777" w:rsidR="00576DB1" w:rsidRPr="009C1E09" w:rsidRDefault="00576DB1" w:rsidP="00E74C57">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184AA7B3"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031048E2" w14:textId="77777777" w:rsidR="00576DB1" w:rsidRPr="009C1E09" w:rsidRDefault="00576DB1" w:rsidP="00576DB1">
            <w:pPr>
              <w:pStyle w:val="Default"/>
              <w:jc w:val="center"/>
              <w:rPr>
                <w:rFonts w:eastAsia="Calibri"/>
                <w:color w:val="auto"/>
                <w:sz w:val="18"/>
                <w:szCs w:val="18"/>
              </w:rPr>
            </w:pPr>
          </w:p>
        </w:tc>
      </w:tr>
      <w:tr w:rsidR="00576DB1" w:rsidRPr="009C1E09" w14:paraId="1A740C49" w14:textId="77777777" w:rsidTr="00CC518E">
        <w:trPr>
          <w:jc w:val="center"/>
        </w:trPr>
        <w:tc>
          <w:tcPr>
            <w:tcW w:w="0" w:type="auto"/>
            <w:tcBorders>
              <w:right w:val="single" w:sz="18" w:space="0" w:color="auto"/>
            </w:tcBorders>
            <w:vAlign w:val="center"/>
          </w:tcPr>
          <w:p w14:paraId="0C27B60D" w14:textId="77777777" w:rsidR="00576DB1" w:rsidRPr="009C1E09" w:rsidRDefault="000116C8" w:rsidP="00576DB1">
            <w:pPr>
              <w:pStyle w:val="Default"/>
              <w:jc w:val="center"/>
              <w:rPr>
                <w:rFonts w:eastAsia="Calibri"/>
                <w:color w:val="auto"/>
                <w:sz w:val="18"/>
                <w:szCs w:val="18"/>
              </w:rPr>
            </w:pPr>
            <w:r w:rsidRPr="009C1E09">
              <w:rPr>
                <w:rFonts w:eastAsia="Calibri"/>
                <w:color w:val="auto"/>
                <w:sz w:val="18"/>
                <w:szCs w:val="18"/>
              </w:rPr>
              <w:t>10</w:t>
            </w:r>
          </w:p>
        </w:tc>
        <w:tc>
          <w:tcPr>
            <w:tcW w:w="0" w:type="auto"/>
            <w:tcBorders>
              <w:left w:val="single" w:sz="18" w:space="0" w:color="auto"/>
              <w:right w:val="single" w:sz="18" w:space="0" w:color="auto"/>
            </w:tcBorders>
            <w:vAlign w:val="center"/>
          </w:tcPr>
          <w:p w14:paraId="6A7FD162"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44909370"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79750CAC" w14:textId="77777777" w:rsidR="00576DB1" w:rsidRPr="009C1E09" w:rsidRDefault="00576DB1" w:rsidP="00576DB1">
            <w:pPr>
              <w:pStyle w:val="Default"/>
              <w:jc w:val="center"/>
              <w:rPr>
                <w:rFonts w:eastAsia="Calibri"/>
                <w:color w:val="auto"/>
                <w:sz w:val="18"/>
                <w:szCs w:val="18"/>
              </w:rPr>
            </w:pPr>
          </w:p>
        </w:tc>
      </w:tr>
      <w:tr w:rsidR="00576DB1" w:rsidRPr="009C1E09" w14:paraId="58892CEA" w14:textId="77777777" w:rsidTr="0053420D">
        <w:trPr>
          <w:jc w:val="center"/>
        </w:trPr>
        <w:tc>
          <w:tcPr>
            <w:tcW w:w="0" w:type="auto"/>
            <w:tcBorders>
              <w:bottom w:val="single" w:sz="4" w:space="0" w:color="auto"/>
              <w:right w:val="single" w:sz="18" w:space="0" w:color="auto"/>
            </w:tcBorders>
            <w:vAlign w:val="center"/>
          </w:tcPr>
          <w:p w14:paraId="71081246" w14:textId="77777777" w:rsidR="00576DB1" w:rsidRPr="009C1E09" w:rsidRDefault="00576DB1" w:rsidP="000116C8">
            <w:pPr>
              <w:pStyle w:val="Default"/>
              <w:jc w:val="center"/>
              <w:rPr>
                <w:rFonts w:eastAsia="Calibri"/>
                <w:color w:val="auto"/>
                <w:sz w:val="18"/>
                <w:szCs w:val="18"/>
              </w:rPr>
            </w:pPr>
            <w:r w:rsidRPr="009C1E09">
              <w:rPr>
                <w:rFonts w:eastAsia="Calibri"/>
                <w:color w:val="auto"/>
                <w:sz w:val="18"/>
                <w:szCs w:val="18"/>
              </w:rPr>
              <w:t>1</w:t>
            </w:r>
            <w:r w:rsidR="000116C8" w:rsidRPr="009C1E09">
              <w:rPr>
                <w:rFonts w:eastAsia="Calibri"/>
                <w:color w:val="auto"/>
                <w:sz w:val="18"/>
                <w:szCs w:val="18"/>
              </w:rPr>
              <w:t>1</w:t>
            </w:r>
          </w:p>
        </w:tc>
        <w:tc>
          <w:tcPr>
            <w:tcW w:w="0" w:type="auto"/>
            <w:tcBorders>
              <w:left w:val="single" w:sz="18" w:space="0" w:color="auto"/>
              <w:bottom w:val="single" w:sz="4" w:space="0" w:color="auto"/>
              <w:right w:val="single" w:sz="18" w:space="0" w:color="auto"/>
            </w:tcBorders>
            <w:vAlign w:val="center"/>
          </w:tcPr>
          <w:p w14:paraId="5DB20BC0" w14:textId="77777777" w:rsidR="00576DB1" w:rsidRPr="009C1E09" w:rsidRDefault="00576DB1" w:rsidP="005028EC">
            <w:pPr>
              <w:pStyle w:val="Default"/>
              <w:jc w:val="center"/>
              <w:rPr>
                <w:rFonts w:eastAsia="Calibri"/>
                <w:color w:val="auto"/>
                <w:sz w:val="18"/>
                <w:szCs w:val="18"/>
              </w:rPr>
            </w:pPr>
          </w:p>
        </w:tc>
        <w:tc>
          <w:tcPr>
            <w:tcW w:w="0" w:type="auto"/>
            <w:tcBorders>
              <w:left w:val="single" w:sz="18" w:space="0" w:color="auto"/>
              <w:bottom w:val="single" w:sz="4" w:space="0" w:color="auto"/>
              <w:right w:val="single" w:sz="18" w:space="0" w:color="auto"/>
            </w:tcBorders>
            <w:vAlign w:val="center"/>
          </w:tcPr>
          <w:p w14:paraId="1279BC6A"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bottom w:val="single" w:sz="4" w:space="0" w:color="auto"/>
            </w:tcBorders>
            <w:vAlign w:val="center"/>
          </w:tcPr>
          <w:p w14:paraId="633DE50E" w14:textId="77777777" w:rsidR="00576DB1" w:rsidRPr="009C1E09" w:rsidRDefault="00576DB1" w:rsidP="00576DB1">
            <w:pPr>
              <w:pStyle w:val="Default"/>
              <w:jc w:val="center"/>
              <w:rPr>
                <w:rFonts w:eastAsia="Calibri"/>
                <w:color w:val="auto"/>
                <w:sz w:val="18"/>
                <w:szCs w:val="18"/>
              </w:rPr>
            </w:pPr>
          </w:p>
        </w:tc>
      </w:tr>
      <w:tr w:rsidR="00EA4C6C" w:rsidRPr="009C1E09" w14:paraId="12B9A044" w14:textId="77777777" w:rsidTr="004200E9">
        <w:trPr>
          <w:jc w:val="center"/>
        </w:trPr>
        <w:tc>
          <w:tcPr>
            <w:tcW w:w="0" w:type="auto"/>
            <w:tcBorders>
              <w:bottom w:val="single" w:sz="18" w:space="0" w:color="auto"/>
              <w:right w:val="single" w:sz="18" w:space="0" w:color="auto"/>
            </w:tcBorders>
            <w:vAlign w:val="center"/>
          </w:tcPr>
          <w:p w14:paraId="218CFD41" w14:textId="77777777" w:rsidR="00EA4C6C" w:rsidRPr="009C1E09" w:rsidRDefault="00EA4C6C" w:rsidP="000116C8">
            <w:pPr>
              <w:pStyle w:val="Default"/>
              <w:jc w:val="center"/>
              <w:rPr>
                <w:rFonts w:eastAsia="Calibri"/>
                <w:color w:val="auto"/>
                <w:sz w:val="18"/>
                <w:szCs w:val="18"/>
              </w:rPr>
            </w:pPr>
            <w:r w:rsidRPr="009C1E09">
              <w:rPr>
                <w:rFonts w:eastAsia="Calibri"/>
                <w:color w:val="auto"/>
                <w:sz w:val="18"/>
                <w:szCs w:val="18"/>
              </w:rPr>
              <w:t>12</w:t>
            </w:r>
          </w:p>
        </w:tc>
        <w:tc>
          <w:tcPr>
            <w:tcW w:w="0" w:type="auto"/>
            <w:tcBorders>
              <w:left w:val="single" w:sz="18" w:space="0" w:color="auto"/>
              <w:bottom w:val="single" w:sz="18" w:space="0" w:color="auto"/>
              <w:right w:val="single" w:sz="18" w:space="0" w:color="auto"/>
            </w:tcBorders>
            <w:vAlign w:val="center"/>
          </w:tcPr>
          <w:p w14:paraId="38DC5DD6" w14:textId="77777777" w:rsidR="00EA4C6C" w:rsidRPr="009C1E09" w:rsidRDefault="00EA4C6C" w:rsidP="005028EC">
            <w:pPr>
              <w:pStyle w:val="Default"/>
              <w:jc w:val="center"/>
              <w:rPr>
                <w:rFonts w:eastAsia="Calibri"/>
                <w:color w:val="auto"/>
                <w:sz w:val="18"/>
                <w:szCs w:val="18"/>
              </w:rPr>
            </w:pPr>
          </w:p>
        </w:tc>
        <w:tc>
          <w:tcPr>
            <w:tcW w:w="0" w:type="auto"/>
            <w:tcBorders>
              <w:left w:val="single" w:sz="18" w:space="0" w:color="auto"/>
              <w:bottom w:val="single" w:sz="18" w:space="0" w:color="auto"/>
              <w:right w:val="single" w:sz="18" w:space="0" w:color="auto"/>
            </w:tcBorders>
            <w:vAlign w:val="center"/>
          </w:tcPr>
          <w:p w14:paraId="7908AF8F" w14:textId="77777777" w:rsidR="00EA4C6C" w:rsidRPr="009C1E09" w:rsidRDefault="00EA4C6C" w:rsidP="00576DB1">
            <w:pPr>
              <w:pStyle w:val="Default"/>
              <w:jc w:val="center"/>
              <w:rPr>
                <w:rFonts w:eastAsia="Calibri"/>
                <w:color w:val="auto"/>
                <w:sz w:val="18"/>
                <w:szCs w:val="18"/>
              </w:rPr>
            </w:pPr>
            <w:r w:rsidRPr="009C1E09">
              <w:rPr>
                <w:rFonts w:eastAsia="Calibri"/>
                <w:color w:val="auto"/>
                <w:sz w:val="18"/>
                <w:szCs w:val="18"/>
              </w:rPr>
              <w:t>szt.</w:t>
            </w:r>
          </w:p>
        </w:tc>
        <w:tc>
          <w:tcPr>
            <w:tcW w:w="0" w:type="auto"/>
            <w:tcBorders>
              <w:left w:val="single" w:sz="18" w:space="0" w:color="auto"/>
              <w:bottom w:val="single" w:sz="18" w:space="0" w:color="auto"/>
            </w:tcBorders>
            <w:vAlign w:val="center"/>
          </w:tcPr>
          <w:p w14:paraId="5D43F277" w14:textId="77777777" w:rsidR="00EA4C6C" w:rsidRPr="009C1E09" w:rsidRDefault="00EA4C6C" w:rsidP="00576DB1">
            <w:pPr>
              <w:pStyle w:val="Default"/>
              <w:jc w:val="center"/>
              <w:rPr>
                <w:rFonts w:eastAsia="Calibri"/>
                <w:color w:val="auto"/>
                <w:sz w:val="18"/>
                <w:szCs w:val="18"/>
              </w:rPr>
            </w:pPr>
          </w:p>
        </w:tc>
      </w:tr>
      <w:tr w:rsidR="004200E9" w:rsidRPr="009C1E09" w14:paraId="30764386" w14:textId="77777777" w:rsidTr="004200E9">
        <w:trPr>
          <w:jc w:val="center"/>
        </w:trPr>
        <w:tc>
          <w:tcPr>
            <w:tcW w:w="0" w:type="auto"/>
            <w:tcBorders>
              <w:top w:val="single" w:sz="18" w:space="0" w:color="auto"/>
              <w:bottom w:val="single" w:sz="4" w:space="0" w:color="auto"/>
              <w:right w:val="single" w:sz="18" w:space="0" w:color="auto"/>
            </w:tcBorders>
            <w:vAlign w:val="center"/>
          </w:tcPr>
          <w:p w14:paraId="76460CCB" w14:textId="77777777" w:rsidR="004200E9" w:rsidRPr="009C1E09" w:rsidRDefault="004200E9" w:rsidP="000116C8">
            <w:pPr>
              <w:pStyle w:val="Default"/>
              <w:jc w:val="center"/>
              <w:rPr>
                <w:rFonts w:eastAsia="Calibri"/>
                <w:color w:val="auto"/>
                <w:sz w:val="18"/>
                <w:szCs w:val="18"/>
              </w:rPr>
            </w:pPr>
            <w:r>
              <w:rPr>
                <w:rFonts w:eastAsia="Calibri"/>
                <w:color w:val="auto"/>
                <w:sz w:val="18"/>
                <w:szCs w:val="18"/>
              </w:rPr>
              <w:t>13</w:t>
            </w:r>
          </w:p>
        </w:tc>
        <w:tc>
          <w:tcPr>
            <w:tcW w:w="0" w:type="auto"/>
            <w:tcBorders>
              <w:top w:val="single" w:sz="18" w:space="0" w:color="auto"/>
              <w:left w:val="single" w:sz="18" w:space="0" w:color="auto"/>
              <w:bottom w:val="single" w:sz="4" w:space="0" w:color="auto"/>
              <w:right w:val="single" w:sz="18" w:space="0" w:color="auto"/>
            </w:tcBorders>
            <w:vAlign w:val="center"/>
          </w:tcPr>
          <w:p w14:paraId="7865BB82" w14:textId="77777777" w:rsidR="004200E9" w:rsidRPr="009C1E09" w:rsidRDefault="004200E9" w:rsidP="004200E9">
            <w:pPr>
              <w:pStyle w:val="Default"/>
              <w:jc w:val="center"/>
              <w:rPr>
                <w:rFonts w:eastAsia="Calibri"/>
                <w:color w:val="auto"/>
                <w:sz w:val="18"/>
                <w:szCs w:val="18"/>
              </w:rPr>
            </w:pPr>
          </w:p>
        </w:tc>
        <w:tc>
          <w:tcPr>
            <w:tcW w:w="0" w:type="auto"/>
            <w:tcBorders>
              <w:top w:val="single" w:sz="18" w:space="0" w:color="auto"/>
              <w:left w:val="single" w:sz="18" w:space="0" w:color="auto"/>
              <w:bottom w:val="single" w:sz="4" w:space="0" w:color="auto"/>
              <w:right w:val="single" w:sz="18" w:space="0" w:color="auto"/>
            </w:tcBorders>
            <w:vAlign w:val="center"/>
          </w:tcPr>
          <w:p w14:paraId="71D75C7D" w14:textId="77777777" w:rsidR="004200E9" w:rsidRPr="009C1E09" w:rsidRDefault="004200E9" w:rsidP="00576DB1">
            <w:pPr>
              <w:pStyle w:val="Default"/>
              <w:jc w:val="center"/>
              <w:rPr>
                <w:rFonts w:eastAsia="Calibri"/>
                <w:color w:val="auto"/>
                <w:sz w:val="18"/>
                <w:szCs w:val="18"/>
              </w:rPr>
            </w:pPr>
            <w:r>
              <w:rPr>
                <w:rFonts w:eastAsia="Calibri"/>
                <w:color w:val="auto"/>
                <w:sz w:val="18"/>
                <w:szCs w:val="18"/>
              </w:rPr>
              <w:t>szt.</w:t>
            </w:r>
          </w:p>
        </w:tc>
        <w:tc>
          <w:tcPr>
            <w:tcW w:w="0" w:type="auto"/>
            <w:tcBorders>
              <w:top w:val="single" w:sz="18" w:space="0" w:color="auto"/>
              <w:left w:val="single" w:sz="18" w:space="0" w:color="auto"/>
              <w:bottom w:val="single" w:sz="4" w:space="0" w:color="auto"/>
            </w:tcBorders>
            <w:vAlign w:val="center"/>
          </w:tcPr>
          <w:p w14:paraId="6E0427C3" w14:textId="77777777" w:rsidR="004200E9" w:rsidRPr="009C1E09" w:rsidRDefault="004200E9" w:rsidP="00576DB1">
            <w:pPr>
              <w:pStyle w:val="Default"/>
              <w:jc w:val="center"/>
              <w:rPr>
                <w:rFonts w:eastAsia="Calibri"/>
                <w:color w:val="auto"/>
                <w:sz w:val="18"/>
                <w:szCs w:val="18"/>
              </w:rPr>
            </w:pPr>
          </w:p>
        </w:tc>
      </w:tr>
      <w:tr w:rsidR="00576DB1" w:rsidRPr="009C1E09" w14:paraId="402C112A" w14:textId="77777777" w:rsidTr="004200E9">
        <w:trPr>
          <w:jc w:val="center"/>
        </w:trPr>
        <w:tc>
          <w:tcPr>
            <w:tcW w:w="0" w:type="auto"/>
            <w:tcBorders>
              <w:top w:val="single" w:sz="4" w:space="0" w:color="auto"/>
              <w:right w:val="single" w:sz="18" w:space="0" w:color="auto"/>
            </w:tcBorders>
            <w:vAlign w:val="center"/>
          </w:tcPr>
          <w:p w14:paraId="440943DF" w14:textId="77777777" w:rsidR="00576DB1" w:rsidRPr="009C1E09" w:rsidRDefault="00576DB1" w:rsidP="004200E9">
            <w:pPr>
              <w:pStyle w:val="Default"/>
              <w:jc w:val="center"/>
              <w:rPr>
                <w:rFonts w:eastAsia="Calibri"/>
                <w:color w:val="auto"/>
                <w:sz w:val="18"/>
                <w:szCs w:val="18"/>
              </w:rPr>
            </w:pPr>
            <w:r w:rsidRPr="009C1E09">
              <w:rPr>
                <w:rFonts w:eastAsia="Calibri"/>
                <w:color w:val="auto"/>
                <w:sz w:val="18"/>
                <w:szCs w:val="18"/>
              </w:rPr>
              <w:t>1</w:t>
            </w:r>
            <w:r w:rsidR="004200E9">
              <w:rPr>
                <w:rFonts w:eastAsia="Calibri"/>
                <w:color w:val="auto"/>
                <w:sz w:val="18"/>
                <w:szCs w:val="18"/>
              </w:rPr>
              <w:t>4</w:t>
            </w:r>
          </w:p>
        </w:tc>
        <w:tc>
          <w:tcPr>
            <w:tcW w:w="0" w:type="auto"/>
            <w:tcBorders>
              <w:top w:val="single" w:sz="4" w:space="0" w:color="auto"/>
              <w:left w:val="single" w:sz="18" w:space="0" w:color="auto"/>
              <w:right w:val="single" w:sz="18" w:space="0" w:color="auto"/>
            </w:tcBorders>
            <w:vAlign w:val="center"/>
          </w:tcPr>
          <w:p w14:paraId="327D93D6" w14:textId="77777777" w:rsidR="00576DB1" w:rsidRPr="009C1E09" w:rsidRDefault="00576DB1" w:rsidP="00576DB1">
            <w:pPr>
              <w:pStyle w:val="Default"/>
              <w:jc w:val="center"/>
              <w:rPr>
                <w:rFonts w:eastAsia="Calibri"/>
                <w:color w:val="auto"/>
                <w:sz w:val="18"/>
                <w:szCs w:val="18"/>
              </w:rPr>
            </w:pPr>
          </w:p>
        </w:tc>
        <w:tc>
          <w:tcPr>
            <w:tcW w:w="0" w:type="auto"/>
            <w:tcBorders>
              <w:top w:val="single" w:sz="4" w:space="0" w:color="auto"/>
              <w:left w:val="single" w:sz="18" w:space="0" w:color="auto"/>
              <w:right w:val="single" w:sz="18" w:space="0" w:color="auto"/>
            </w:tcBorders>
            <w:vAlign w:val="center"/>
          </w:tcPr>
          <w:p w14:paraId="169D39B5"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top w:val="single" w:sz="4" w:space="0" w:color="auto"/>
              <w:left w:val="single" w:sz="18" w:space="0" w:color="auto"/>
            </w:tcBorders>
            <w:vAlign w:val="center"/>
          </w:tcPr>
          <w:p w14:paraId="28BB9ABD" w14:textId="77777777" w:rsidR="00576DB1" w:rsidRPr="009C1E09" w:rsidRDefault="00576DB1" w:rsidP="00576DB1">
            <w:pPr>
              <w:pStyle w:val="Default"/>
              <w:jc w:val="center"/>
              <w:rPr>
                <w:rFonts w:eastAsia="Calibri"/>
                <w:color w:val="auto"/>
                <w:sz w:val="18"/>
                <w:szCs w:val="18"/>
              </w:rPr>
            </w:pPr>
          </w:p>
        </w:tc>
      </w:tr>
      <w:tr w:rsidR="00576DB1" w:rsidRPr="009C1E09" w14:paraId="7EC6160C" w14:textId="77777777" w:rsidTr="00CC518E">
        <w:trPr>
          <w:jc w:val="center"/>
        </w:trPr>
        <w:tc>
          <w:tcPr>
            <w:tcW w:w="0" w:type="auto"/>
            <w:tcBorders>
              <w:right w:val="single" w:sz="18" w:space="0" w:color="auto"/>
            </w:tcBorders>
            <w:vAlign w:val="center"/>
          </w:tcPr>
          <w:p w14:paraId="759B3D30" w14:textId="77777777" w:rsidR="00576DB1" w:rsidRPr="009C1E09" w:rsidRDefault="000116C8" w:rsidP="004200E9">
            <w:pPr>
              <w:pStyle w:val="Default"/>
              <w:jc w:val="center"/>
              <w:rPr>
                <w:rFonts w:eastAsia="Calibri"/>
                <w:color w:val="auto"/>
                <w:sz w:val="18"/>
                <w:szCs w:val="18"/>
              </w:rPr>
            </w:pPr>
            <w:r w:rsidRPr="009C1E09">
              <w:rPr>
                <w:rFonts w:eastAsia="Calibri"/>
                <w:color w:val="auto"/>
                <w:sz w:val="18"/>
                <w:szCs w:val="18"/>
              </w:rPr>
              <w:t>1</w:t>
            </w:r>
            <w:r w:rsidR="004200E9">
              <w:rPr>
                <w:rFonts w:eastAsia="Calibri"/>
                <w:color w:val="auto"/>
                <w:sz w:val="18"/>
                <w:szCs w:val="18"/>
              </w:rPr>
              <w:t>5</w:t>
            </w:r>
          </w:p>
        </w:tc>
        <w:tc>
          <w:tcPr>
            <w:tcW w:w="0" w:type="auto"/>
            <w:tcBorders>
              <w:left w:val="single" w:sz="18" w:space="0" w:color="auto"/>
              <w:right w:val="single" w:sz="18" w:space="0" w:color="auto"/>
            </w:tcBorders>
            <w:vAlign w:val="center"/>
          </w:tcPr>
          <w:p w14:paraId="5F875ED6"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674E1015"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38CBD563" w14:textId="77777777" w:rsidR="00576DB1" w:rsidRPr="009C1E09" w:rsidRDefault="00576DB1" w:rsidP="00576DB1">
            <w:pPr>
              <w:pStyle w:val="Default"/>
              <w:jc w:val="center"/>
              <w:rPr>
                <w:rFonts w:eastAsia="Calibri"/>
                <w:color w:val="auto"/>
                <w:sz w:val="18"/>
                <w:szCs w:val="18"/>
              </w:rPr>
            </w:pPr>
          </w:p>
        </w:tc>
      </w:tr>
      <w:tr w:rsidR="00576DB1" w:rsidRPr="009C1E09" w14:paraId="350B173E" w14:textId="77777777" w:rsidTr="00CC518E">
        <w:trPr>
          <w:jc w:val="center"/>
        </w:trPr>
        <w:tc>
          <w:tcPr>
            <w:tcW w:w="0" w:type="auto"/>
            <w:tcBorders>
              <w:right w:val="single" w:sz="18" w:space="0" w:color="auto"/>
            </w:tcBorders>
            <w:vAlign w:val="center"/>
          </w:tcPr>
          <w:p w14:paraId="1048B775" w14:textId="77777777" w:rsidR="00576DB1" w:rsidRPr="009C1E09" w:rsidRDefault="000116C8" w:rsidP="004200E9">
            <w:pPr>
              <w:pStyle w:val="Default"/>
              <w:jc w:val="center"/>
              <w:rPr>
                <w:rFonts w:eastAsia="Calibri"/>
                <w:color w:val="auto"/>
                <w:sz w:val="18"/>
                <w:szCs w:val="18"/>
              </w:rPr>
            </w:pPr>
            <w:r w:rsidRPr="009C1E09">
              <w:rPr>
                <w:rFonts w:eastAsia="Calibri"/>
                <w:color w:val="auto"/>
                <w:sz w:val="18"/>
                <w:szCs w:val="18"/>
              </w:rPr>
              <w:t>1</w:t>
            </w:r>
            <w:r w:rsidR="004200E9">
              <w:rPr>
                <w:rFonts w:eastAsia="Calibri"/>
                <w:color w:val="auto"/>
                <w:sz w:val="18"/>
                <w:szCs w:val="18"/>
              </w:rPr>
              <w:t>6</w:t>
            </w:r>
          </w:p>
        </w:tc>
        <w:tc>
          <w:tcPr>
            <w:tcW w:w="0" w:type="auto"/>
            <w:tcBorders>
              <w:left w:val="single" w:sz="18" w:space="0" w:color="auto"/>
              <w:right w:val="single" w:sz="18" w:space="0" w:color="auto"/>
            </w:tcBorders>
            <w:vAlign w:val="center"/>
          </w:tcPr>
          <w:p w14:paraId="50B2C8F6"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75D46DD0"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7185CCB4" w14:textId="77777777" w:rsidR="00576DB1" w:rsidRPr="009C1E09" w:rsidRDefault="00576DB1" w:rsidP="00576DB1">
            <w:pPr>
              <w:pStyle w:val="Default"/>
              <w:jc w:val="center"/>
              <w:rPr>
                <w:rFonts w:eastAsia="Calibri"/>
                <w:color w:val="auto"/>
                <w:sz w:val="18"/>
                <w:szCs w:val="18"/>
              </w:rPr>
            </w:pPr>
          </w:p>
        </w:tc>
      </w:tr>
      <w:tr w:rsidR="00576DB1" w:rsidRPr="009C1E09" w14:paraId="21352A09" w14:textId="77777777" w:rsidTr="00CC518E">
        <w:trPr>
          <w:jc w:val="center"/>
        </w:trPr>
        <w:tc>
          <w:tcPr>
            <w:tcW w:w="0" w:type="auto"/>
            <w:tcBorders>
              <w:right w:val="single" w:sz="18" w:space="0" w:color="auto"/>
            </w:tcBorders>
            <w:vAlign w:val="center"/>
          </w:tcPr>
          <w:p w14:paraId="05877720" w14:textId="77777777" w:rsidR="00576DB1" w:rsidRPr="009C1E09" w:rsidRDefault="000116C8" w:rsidP="004200E9">
            <w:pPr>
              <w:pStyle w:val="Default"/>
              <w:jc w:val="center"/>
              <w:rPr>
                <w:rFonts w:eastAsia="Calibri"/>
                <w:color w:val="auto"/>
                <w:sz w:val="18"/>
                <w:szCs w:val="18"/>
              </w:rPr>
            </w:pPr>
            <w:r w:rsidRPr="009C1E09">
              <w:rPr>
                <w:rFonts w:eastAsia="Calibri"/>
                <w:color w:val="auto"/>
                <w:sz w:val="18"/>
                <w:szCs w:val="18"/>
              </w:rPr>
              <w:t>1</w:t>
            </w:r>
            <w:r w:rsidR="004200E9">
              <w:rPr>
                <w:rFonts w:eastAsia="Calibri"/>
                <w:color w:val="auto"/>
                <w:sz w:val="18"/>
                <w:szCs w:val="18"/>
              </w:rPr>
              <w:t>7</w:t>
            </w:r>
          </w:p>
        </w:tc>
        <w:tc>
          <w:tcPr>
            <w:tcW w:w="0" w:type="auto"/>
            <w:tcBorders>
              <w:left w:val="single" w:sz="18" w:space="0" w:color="auto"/>
              <w:right w:val="single" w:sz="18" w:space="0" w:color="auto"/>
            </w:tcBorders>
            <w:vAlign w:val="center"/>
          </w:tcPr>
          <w:p w14:paraId="38F1B2AF"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2B60B5EC"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382FEA1D" w14:textId="77777777" w:rsidR="00576DB1" w:rsidRPr="009C1E09" w:rsidRDefault="00576DB1" w:rsidP="00576DB1">
            <w:pPr>
              <w:pStyle w:val="Default"/>
              <w:jc w:val="center"/>
              <w:rPr>
                <w:rFonts w:eastAsia="Calibri"/>
                <w:color w:val="auto"/>
                <w:sz w:val="18"/>
                <w:szCs w:val="18"/>
              </w:rPr>
            </w:pPr>
          </w:p>
        </w:tc>
      </w:tr>
      <w:tr w:rsidR="00576DB1" w:rsidRPr="009C1E09" w14:paraId="2033E0DE" w14:textId="77777777" w:rsidTr="00CC518E">
        <w:trPr>
          <w:jc w:val="center"/>
        </w:trPr>
        <w:tc>
          <w:tcPr>
            <w:tcW w:w="0" w:type="auto"/>
            <w:tcBorders>
              <w:right w:val="single" w:sz="18" w:space="0" w:color="auto"/>
            </w:tcBorders>
            <w:vAlign w:val="center"/>
          </w:tcPr>
          <w:p w14:paraId="0F9A6A66" w14:textId="77777777" w:rsidR="00576DB1" w:rsidRPr="009C1E09" w:rsidRDefault="000116C8" w:rsidP="004200E9">
            <w:pPr>
              <w:pStyle w:val="Default"/>
              <w:jc w:val="center"/>
              <w:rPr>
                <w:rFonts w:eastAsia="Calibri"/>
                <w:color w:val="auto"/>
                <w:sz w:val="18"/>
                <w:szCs w:val="18"/>
              </w:rPr>
            </w:pPr>
            <w:r w:rsidRPr="009C1E09">
              <w:rPr>
                <w:rFonts w:eastAsia="Calibri"/>
                <w:color w:val="auto"/>
                <w:sz w:val="18"/>
                <w:szCs w:val="18"/>
              </w:rPr>
              <w:t>1</w:t>
            </w:r>
            <w:r w:rsidR="004200E9">
              <w:rPr>
                <w:rFonts w:eastAsia="Calibri"/>
                <w:color w:val="auto"/>
                <w:sz w:val="18"/>
                <w:szCs w:val="18"/>
              </w:rPr>
              <w:t>8</w:t>
            </w:r>
          </w:p>
        </w:tc>
        <w:tc>
          <w:tcPr>
            <w:tcW w:w="0" w:type="auto"/>
            <w:tcBorders>
              <w:left w:val="single" w:sz="18" w:space="0" w:color="auto"/>
              <w:right w:val="single" w:sz="18" w:space="0" w:color="auto"/>
            </w:tcBorders>
            <w:vAlign w:val="center"/>
          </w:tcPr>
          <w:p w14:paraId="31F07757" w14:textId="77777777" w:rsidR="00576DB1" w:rsidRPr="009C1E09" w:rsidRDefault="00576DB1" w:rsidP="00576DB1">
            <w:pPr>
              <w:pStyle w:val="Default"/>
              <w:jc w:val="center"/>
              <w:rPr>
                <w:rFonts w:eastAsia="Calibri"/>
                <w:color w:val="auto"/>
                <w:sz w:val="18"/>
                <w:szCs w:val="18"/>
              </w:rPr>
            </w:pPr>
          </w:p>
        </w:tc>
        <w:tc>
          <w:tcPr>
            <w:tcW w:w="0" w:type="auto"/>
            <w:tcBorders>
              <w:left w:val="single" w:sz="18" w:space="0" w:color="auto"/>
              <w:right w:val="single" w:sz="18" w:space="0" w:color="auto"/>
            </w:tcBorders>
            <w:vAlign w:val="center"/>
          </w:tcPr>
          <w:p w14:paraId="711F057E" w14:textId="77777777" w:rsidR="00576DB1" w:rsidRPr="009C1E09" w:rsidRDefault="00576DB1" w:rsidP="00576DB1">
            <w:pPr>
              <w:pStyle w:val="Default"/>
              <w:jc w:val="center"/>
              <w:rPr>
                <w:rFonts w:eastAsia="Calibri"/>
                <w:color w:val="auto"/>
                <w:sz w:val="18"/>
                <w:szCs w:val="18"/>
              </w:rPr>
            </w:pPr>
            <w:r w:rsidRPr="009C1E09">
              <w:rPr>
                <w:rFonts w:eastAsia="Calibri"/>
                <w:color w:val="auto"/>
                <w:sz w:val="18"/>
                <w:szCs w:val="18"/>
              </w:rPr>
              <w:t>szt</w:t>
            </w:r>
            <w:r w:rsidR="005028EC" w:rsidRPr="009C1E09">
              <w:rPr>
                <w:rFonts w:eastAsia="Calibri"/>
                <w:color w:val="auto"/>
                <w:sz w:val="18"/>
                <w:szCs w:val="18"/>
              </w:rPr>
              <w:t>.</w:t>
            </w:r>
          </w:p>
        </w:tc>
        <w:tc>
          <w:tcPr>
            <w:tcW w:w="0" w:type="auto"/>
            <w:tcBorders>
              <w:left w:val="single" w:sz="18" w:space="0" w:color="auto"/>
            </w:tcBorders>
            <w:vAlign w:val="center"/>
          </w:tcPr>
          <w:p w14:paraId="4E229827" w14:textId="77777777" w:rsidR="00576DB1" w:rsidRPr="009C1E09" w:rsidRDefault="00576DB1" w:rsidP="00576DB1">
            <w:pPr>
              <w:pStyle w:val="Default"/>
              <w:jc w:val="center"/>
              <w:rPr>
                <w:rFonts w:eastAsia="Calibri"/>
                <w:color w:val="auto"/>
                <w:sz w:val="18"/>
                <w:szCs w:val="18"/>
              </w:rPr>
            </w:pPr>
          </w:p>
        </w:tc>
      </w:tr>
    </w:tbl>
    <w:p w14:paraId="0146702E" w14:textId="77777777" w:rsidR="00D63983" w:rsidRDefault="00D63983" w:rsidP="002922BF">
      <w:pPr>
        <w:pStyle w:val="Rozdzia"/>
        <w:spacing w:before="240"/>
      </w:pPr>
    </w:p>
    <w:p w14:paraId="064A4BC9" w14:textId="77777777" w:rsidR="00D63983" w:rsidRDefault="00D63983">
      <w:pPr>
        <w:rPr>
          <w:rFonts w:ascii="Arial" w:eastAsia="Arial" w:hAnsi="Arial" w:cs="Arial"/>
          <w:b/>
          <w:bCs/>
          <w:sz w:val="28"/>
          <w:szCs w:val="28"/>
        </w:rPr>
      </w:pPr>
      <w:r>
        <w:br w:type="page"/>
      </w:r>
    </w:p>
    <w:p w14:paraId="6B4A24E7" w14:textId="77777777" w:rsidR="00576DB1" w:rsidRDefault="00224DD5" w:rsidP="002922BF">
      <w:pPr>
        <w:pStyle w:val="Rozdzia"/>
        <w:spacing w:before="240"/>
      </w:pPr>
      <w:bookmarkStart w:id="488" w:name="_Toc85183144"/>
      <w:r>
        <w:lastRenderedPageBreak/>
        <w:t>4</w:t>
      </w:r>
      <w:r w:rsidR="00026AE1">
        <w:t>. Przedmiar robót</w:t>
      </w:r>
      <w:bookmarkEnd w:id="488"/>
    </w:p>
    <w:p w14:paraId="167690D1" w14:textId="77777777" w:rsidR="009C1E09" w:rsidRPr="009C1E09" w:rsidRDefault="009C1E09" w:rsidP="009C1E09">
      <w:pPr>
        <w:autoSpaceDE w:val="0"/>
        <w:autoSpaceDN w:val="0"/>
        <w:adjustRightInd w:val="0"/>
        <w:spacing w:line="360" w:lineRule="auto"/>
        <w:jc w:val="center"/>
        <w:rPr>
          <w:rFonts w:ascii="Arial" w:eastAsia="Arial" w:hAnsi="Arial" w:cs="Arial"/>
          <w:sz w:val="20"/>
          <w:szCs w:val="20"/>
        </w:rPr>
      </w:pPr>
      <w:r w:rsidRPr="00695120">
        <w:rPr>
          <w:rFonts w:ascii="Arial" w:eastAsia="Arial" w:hAnsi="Arial" w:cs="Arial"/>
          <w:b/>
          <w:sz w:val="20"/>
          <w:szCs w:val="20"/>
        </w:rPr>
        <w:t>Tab.</w:t>
      </w:r>
      <w:r w:rsidR="00224DD5">
        <w:rPr>
          <w:rFonts w:ascii="Arial" w:eastAsia="Arial" w:hAnsi="Arial" w:cs="Arial"/>
          <w:b/>
          <w:sz w:val="20"/>
          <w:szCs w:val="20"/>
        </w:rPr>
        <w:t>4</w:t>
      </w:r>
      <w:r w:rsidRPr="00695120">
        <w:rPr>
          <w:rFonts w:ascii="Arial" w:eastAsia="Arial" w:hAnsi="Arial" w:cs="Arial"/>
          <w:b/>
          <w:sz w:val="20"/>
          <w:szCs w:val="20"/>
        </w:rPr>
        <w:t>.</w:t>
      </w:r>
      <w:r>
        <w:rPr>
          <w:rFonts w:ascii="Arial" w:eastAsia="Arial" w:hAnsi="Arial" w:cs="Arial"/>
          <w:b/>
          <w:sz w:val="20"/>
          <w:szCs w:val="20"/>
        </w:rPr>
        <w:t>1</w:t>
      </w:r>
      <w:r w:rsidRPr="00695120">
        <w:rPr>
          <w:rFonts w:ascii="Arial" w:eastAsia="Arial" w:hAnsi="Arial" w:cs="Arial"/>
          <w:b/>
          <w:sz w:val="20"/>
          <w:szCs w:val="20"/>
        </w:rPr>
        <w:t>.</w:t>
      </w:r>
      <w:r>
        <w:rPr>
          <w:rFonts w:ascii="Arial" w:eastAsia="Arial" w:hAnsi="Arial" w:cs="Arial"/>
          <w:sz w:val="20"/>
          <w:szCs w:val="20"/>
        </w:rPr>
        <w:t xml:space="preserve"> </w:t>
      </w:r>
      <w:r w:rsidR="002D7918">
        <w:rPr>
          <w:rFonts w:ascii="Arial" w:eastAsia="Arial" w:hAnsi="Arial" w:cs="Arial"/>
          <w:sz w:val="20"/>
          <w:szCs w:val="20"/>
        </w:rPr>
        <w:t>Przedmiar robót</w:t>
      </w:r>
    </w:p>
    <w:tbl>
      <w:tblPr>
        <w:tblStyle w:val="Tabela-Siatka"/>
        <w:tblW w:w="0" w:type="auto"/>
        <w:jc w:val="center"/>
        <w:tblLook w:val="04A0" w:firstRow="1" w:lastRow="0" w:firstColumn="1" w:lastColumn="0" w:noHBand="0" w:noVBand="1"/>
      </w:tblPr>
      <w:tblGrid>
        <w:gridCol w:w="486"/>
        <w:gridCol w:w="3808"/>
        <w:gridCol w:w="627"/>
        <w:gridCol w:w="1107"/>
      </w:tblGrid>
      <w:tr w:rsidR="00ED42D9" w:rsidRPr="004D5A35" w14:paraId="0B40081C" w14:textId="77777777" w:rsidTr="00ED42D9">
        <w:trPr>
          <w:jc w:val="center"/>
        </w:trPr>
        <w:tc>
          <w:tcPr>
            <w:tcW w:w="0" w:type="auto"/>
            <w:tcBorders>
              <w:bottom w:val="single" w:sz="18" w:space="0" w:color="auto"/>
              <w:right w:val="single" w:sz="18" w:space="0" w:color="auto"/>
            </w:tcBorders>
            <w:vAlign w:val="center"/>
          </w:tcPr>
          <w:p w14:paraId="5D9E6A61" w14:textId="77777777" w:rsidR="00FD469B" w:rsidRPr="004D5A35" w:rsidRDefault="00FD469B" w:rsidP="00ED42D9">
            <w:pPr>
              <w:pStyle w:val="Default"/>
              <w:spacing w:before="20" w:after="20"/>
              <w:jc w:val="center"/>
              <w:rPr>
                <w:b/>
                <w:bCs/>
                <w:sz w:val="18"/>
                <w:szCs w:val="18"/>
              </w:rPr>
            </w:pPr>
            <w:r w:rsidRPr="004D5A35">
              <w:rPr>
                <w:b/>
                <w:bCs/>
                <w:sz w:val="18"/>
                <w:szCs w:val="18"/>
              </w:rPr>
              <w:t>Lp.</w:t>
            </w:r>
          </w:p>
        </w:tc>
        <w:tc>
          <w:tcPr>
            <w:tcW w:w="0" w:type="auto"/>
            <w:tcBorders>
              <w:left w:val="single" w:sz="18" w:space="0" w:color="auto"/>
              <w:bottom w:val="single" w:sz="18" w:space="0" w:color="auto"/>
              <w:right w:val="single" w:sz="18" w:space="0" w:color="auto"/>
            </w:tcBorders>
            <w:vAlign w:val="center"/>
          </w:tcPr>
          <w:p w14:paraId="2163FDE1" w14:textId="77777777" w:rsidR="00FD469B" w:rsidRPr="004D5A35" w:rsidRDefault="00FD469B" w:rsidP="00ED42D9">
            <w:pPr>
              <w:pStyle w:val="Default"/>
              <w:spacing w:before="20" w:after="20"/>
              <w:jc w:val="center"/>
              <w:rPr>
                <w:sz w:val="18"/>
                <w:szCs w:val="18"/>
              </w:rPr>
            </w:pPr>
            <w:r w:rsidRPr="004D5A35">
              <w:rPr>
                <w:b/>
                <w:bCs/>
                <w:sz w:val="18"/>
                <w:szCs w:val="18"/>
              </w:rPr>
              <w:t>Opis</w:t>
            </w:r>
          </w:p>
        </w:tc>
        <w:tc>
          <w:tcPr>
            <w:tcW w:w="0" w:type="auto"/>
            <w:tcBorders>
              <w:left w:val="single" w:sz="18" w:space="0" w:color="auto"/>
              <w:bottom w:val="single" w:sz="18" w:space="0" w:color="auto"/>
              <w:right w:val="single" w:sz="18" w:space="0" w:color="auto"/>
            </w:tcBorders>
            <w:vAlign w:val="center"/>
          </w:tcPr>
          <w:p w14:paraId="140F7722" w14:textId="77777777" w:rsidR="00FD469B" w:rsidRPr="004D5A35" w:rsidRDefault="00FD469B" w:rsidP="00ED42D9">
            <w:pPr>
              <w:pStyle w:val="Default"/>
              <w:spacing w:before="20" w:after="20"/>
              <w:jc w:val="center"/>
              <w:rPr>
                <w:sz w:val="18"/>
                <w:szCs w:val="18"/>
              </w:rPr>
            </w:pPr>
            <w:r w:rsidRPr="004D5A35">
              <w:rPr>
                <w:b/>
                <w:bCs/>
                <w:sz w:val="18"/>
                <w:szCs w:val="18"/>
              </w:rPr>
              <w:t>Ilość</w:t>
            </w:r>
          </w:p>
        </w:tc>
        <w:tc>
          <w:tcPr>
            <w:tcW w:w="0" w:type="auto"/>
            <w:tcBorders>
              <w:left w:val="single" w:sz="18" w:space="0" w:color="auto"/>
              <w:bottom w:val="single" w:sz="18" w:space="0" w:color="auto"/>
            </w:tcBorders>
            <w:vAlign w:val="center"/>
          </w:tcPr>
          <w:p w14:paraId="305A1763" w14:textId="77777777" w:rsidR="00FD469B" w:rsidRPr="004D5A35" w:rsidRDefault="00FD469B" w:rsidP="00ED42D9">
            <w:pPr>
              <w:pStyle w:val="Default"/>
              <w:spacing w:before="20" w:after="20"/>
              <w:jc w:val="center"/>
              <w:rPr>
                <w:sz w:val="18"/>
                <w:szCs w:val="18"/>
              </w:rPr>
            </w:pPr>
            <w:r w:rsidRPr="004D5A35">
              <w:rPr>
                <w:b/>
                <w:bCs/>
                <w:sz w:val="18"/>
                <w:szCs w:val="18"/>
              </w:rPr>
              <w:t>Jednostka</w:t>
            </w:r>
          </w:p>
        </w:tc>
      </w:tr>
      <w:tr w:rsidR="00ED42D9" w:rsidRPr="004D5A35" w14:paraId="4737D515" w14:textId="77777777" w:rsidTr="00ED42D9">
        <w:trPr>
          <w:jc w:val="center"/>
        </w:trPr>
        <w:tc>
          <w:tcPr>
            <w:tcW w:w="0" w:type="auto"/>
            <w:tcBorders>
              <w:top w:val="single" w:sz="18" w:space="0" w:color="auto"/>
              <w:right w:val="single" w:sz="18" w:space="0" w:color="auto"/>
            </w:tcBorders>
            <w:vAlign w:val="center"/>
          </w:tcPr>
          <w:p w14:paraId="3283D72A" w14:textId="77777777" w:rsidR="00FD469B" w:rsidRPr="004D5A35" w:rsidRDefault="00B06A4C" w:rsidP="00ED42D9">
            <w:pPr>
              <w:pStyle w:val="Default"/>
              <w:spacing w:before="20" w:after="20"/>
              <w:jc w:val="center"/>
              <w:rPr>
                <w:sz w:val="18"/>
                <w:szCs w:val="18"/>
              </w:rPr>
            </w:pPr>
            <w:r>
              <w:rPr>
                <w:sz w:val="18"/>
                <w:szCs w:val="18"/>
              </w:rPr>
              <w:t>1</w:t>
            </w:r>
          </w:p>
        </w:tc>
        <w:tc>
          <w:tcPr>
            <w:tcW w:w="0" w:type="auto"/>
            <w:tcBorders>
              <w:top w:val="single" w:sz="18" w:space="0" w:color="auto"/>
              <w:left w:val="single" w:sz="18" w:space="0" w:color="auto"/>
              <w:right w:val="single" w:sz="18" w:space="0" w:color="auto"/>
            </w:tcBorders>
            <w:vAlign w:val="center"/>
          </w:tcPr>
          <w:p w14:paraId="06E23A8E" w14:textId="77777777" w:rsidR="00FD469B" w:rsidRPr="004D5A35" w:rsidRDefault="00FD469B" w:rsidP="00ED42D9">
            <w:pPr>
              <w:pStyle w:val="Default"/>
              <w:spacing w:before="20" w:after="20"/>
              <w:jc w:val="center"/>
              <w:rPr>
                <w:sz w:val="18"/>
                <w:szCs w:val="18"/>
              </w:rPr>
            </w:pPr>
            <w:r w:rsidRPr="004D5A35">
              <w:rPr>
                <w:sz w:val="18"/>
                <w:szCs w:val="18"/>
              </w:rPr>
              <w:t>Budowa kanalizacji wtórnej</w:t>
            </w:r>
          </w:p>
        </w:tc>
        <w:tc>
          <w:tcPr>
            <w:tcW w:w="0" w:type="auto"/>
            <w:tcBorders>
              <w:top w:val="single" w:sz="18" w:space="0" w:color="auto"/>
              <w:left w:val="single" w:sz="18" w:space="0" w:color="auto"/>
              <w:right w:val="single" w:sz="18" w:space="0" w:color="auto"/>
            </w:tcBorders>
            <w:vAlign w:val="center"/>
          </w:tcPr>
          <w:p w14:paraId="2FED1A53" w14:textId="77777777" w:rsidR="00FD469B" w:rsidRPr="004D5A35" w:rsidRDefault="00FD469B" w:rsidP="00ED42D9">
            <w:pPr>
              <w:pStyle w:val="Default"/>
              <w:spacing w:before="20" w:after="20"/>
              <w:jc w:val="center"/>
              <w:rPr>
                <w:sz w:val="18"/>
                <w:szCs w:val="18"/>
              </w:rPr>
            </w:pPr>
          </w:p>
        </w:tc>
        <w:tc>
          <w:tcPr>
            <w:tcW w:w="0" w:type="auto"/>
            <w:tcBorders>
              <w:top w:val="single" w:sz="18" w:space="0" w:color="auto"/>
              <w:left w:val="single" w:sz="18" w:space="0" w:color="auto"/>
            </w:tcBorders>
            <w:vAlign w:val="center"/>
          </w:tcPr>
          <w:p w14:paraId="3617B998" w14:textId="77777777" w:rsidR="00FD469B" w:rsidRPr="004D5A35" w:rsidRDefault="00FD469B" w:rsidP="00ED42D9">
            <w:pPr>
              <w:pStyle w:val="Default"/>
              <w:spacing w:before="20" w:after="20"/>
              <w:jc w:val="center"/>
              <w:rPr>
                <w:sz w:val="18"/>
                <w:szCs w:val="18"/>
              </w:rPr>
            </w:pPr>
            <w:r w:rsidRPr="004D5A35">
              <w:rPr>
                <w:sz w:val="18"/>
                <w:szCs w:val="18"/>
              </w:rPr>
              <w:t>m</w:t>
            </w:r>
          </w:p>
        </w:tc>
      </w:tr>
      <w:tr w:rsidR="00FD469B" w:rsidRPr="004D5A35" w14:paraId="6D40BF1B" w14:textId="77777777" w:rsidTr="00ED42D9">
        <w:trPr>
          <w:jc w:val="center"/>
        </w:trPr>
        <w:tc>
          <w:tcPr>
            <w:tcW w:w="0" w:type="auto"/>
            <w:tcBorders>
              <w:right w:val="single" w:sz="18" w:space="0" w:color="auto"/>
            </w:tcBorders>
            <w:vAlign w:val="center"/>
          </w:tcPr>
          <w:p w14:paraId="43F670CD" w14:textId="77777777" w:rsidR="00FD469B" w:rsidRPr="004D5A35" w:rsidRDefault="00B06A4C" w:rsidP="00ED42D9">
            <w:pPr>
              <w:pStyle w:val="Default"/>
              <w:spacing w:before="20" w:after="20"/>
              <w:jc w:val="center"/>
              <w:rPr>
                <w:sz w:val="18"/>
                <w:szCs w:val="18"/>
              </w:rPr>
            </w:pPr>
            <w:r>
              <w:rPr>
                <w:sz w:val="18"/>
                <w:szCs w:val="18"/>
              </w:rPr>
              <w:t>2</w:t>
            </w:r>
          </w:p>
        </w:tc>
        <w:tc>
          <w:tcPr>
            <w:tcW w:w="0" w:type="auto"/>
            <w:tcBorders>
              <w:left w:val="single" w:sz="18" w:space="0" w:color="auto"/>
              <w:right w:val="single" w:sz="18" w:space="0" w:color="auto"/>
            </w:tcBorders>
            <w:vAlign w:val="center"/>
          </w:tcPr>
          <w:p w14:paraId="60525112" w14:textId="77777777" w:rsidR="00FD469B" w:rsidRPr="004D5A35" w:rsidRDefault="00FD469B" w:rsidP="00ED42D9">
            <w:pPr>
              <w:pStyle w:val="Default"/>
              <w:spacing w:before="20" w:after="20"/>
              <w:jc w:val="center"/>
              <w:rPr>
                <w:sz w:val="18"/>
                <w:szCs w:val="18"/>
              </w:rPr>
            </w:pPr>
            <w:r w:rsidRPr="004D5A35">
              <w:rPr>
                <w:sz w:val="18"/>
                <w:szCs w:val="18"/>
              </w:rPr>
              <w:t>Budowa rurociągu kablowego</w:t>
            </w:r>
          </w:p>
        </w:tc>
        <w:tc>
          <w:tcPr>
            <w:tcW w:w="0" w:type="auto"/>
            <w:tcBorders>
              <w:left w:val="single" w:sz="18" w:space="0" w:color="auto"/>
              <w:right w:val="single" w:sz="18" w:space="0" w:color="auto"/>
            </w:tcBorders>
            <w:vAlign w:val="center"/>
          </w:tcPr>
          <w:p w14:paraId="50FD0F42" w14:textId="77777777" w:rsidR="00FD469B" w:rsidRPr="004D5A35" w:rsidRDefault="00FD469B" w:rsidP="00ED42D9">
            <w:pPr>
              <w:pStyle w:val="Default"/>
              <w:spacing w:before="20" w:after="20"/>
              <w:jc w:val="center"/>
              <w:rPr>
                <w:sz w:val="18"/>
                <w:szCs w:val="18"/>
              </w:rPr>
            </w:pPr>
          </w:p>
        </w:tc>
        <w:tc>
          <w:tcPr>
            <w:tcW w:w="0" w:type="auto"/>
            <w:tcBorders>
              <w:left w:val="single" w:sz="18" w:space="0" w:color="auto"/>
            </w:tcBorders>
            <w:vAlign w:val="center"/>
          </w:tcPr>
          <w:p w14:paraId="173F2A26" w14:textId="77777777" w:rsidR="00FD469B" w:rsidRPr="004D5A35" w:rsidRDefault="00FD469B" w:rsidP="00ED42D9">
            <w:pPr>
              <w:pStyle w:val="Default"/>
              <w:spacing w:before="20" w:after="20"/>
              <w:jc w:val="center"/>
              <w:rPr>
                <w:sz w:val="18"/>
                <w:szCs w:val="18"/>
              </w:rPr>
            </w:pPr>
            <w:r w:rsidRPr="004D5A35">
              <w:rPr>
                <w:sz w:val="18"/>
                <w:szCs w:val="18"/>
              </w:rPr>
              <w:t>m</w:t>
            </w:r>
          </w:p>
        </w:tc>
      </w:tr>
      <w:tr w:rsidR="00B06A4C" w:rsidRPr="004D5A35" w14:paraId="6706CEE8" w14:textId="77777777" w:rsidTr="00ED42D9">
        <w:trPr>
          <w:jc w:val="center"/>
        </w:trPr>
        <w:tc>
          <w:tcPr>
            <w:tcW w:w="0" w:type="auto"/>
            <w:tcBorders>
              <w:right w:val="single" w:sz="18" w:space="0" w:color="auto"/>
            </w:tcBorders>
            <w:vAlign w:val="center"/>
          </w:tcPr>
          <w:p w14:paraId="67F05DB3" w14:textId="77777777" w:rsidR="00B06A4C" w:rsidRPr="004D5A35" w:rsidRDefault="00B06A4C" w:rsidP="00ED42D9">
            <w:pPr>
              <w:spacing w:before="20" w:after="20"/>
              <w:jc w:val="center"/>
              <w:rPr>
                <w:rFonts w:ascii="Arial" w:hAnsi="Arial" w:cs="Arial"/>
                <w:sz w:val="18"/>
                <w:szCs w:val="18"/>
              </w:rPr>
            </w:pPr>
            <w:r>
              <w:rPr>
                <w:rFonts w:ascii="Arial" w:hAnsi="Arial" w:cs="Arial"/>
                <w:sz w:val="18"/>
                <w:szCs w:val="18"/>
              </w:rPr>
              <w:t>3</w:t>
            </w:r>
          </w:p>
        </w:tc>
        <w:tc>
          <w:tcPr>
            <w:tcW w:w="0" w:type="auto"/>
            <w:tcBorders>
              <w:left w:val="single" w:sz="18" w:space="0" w:color="auto"/>
              <w:right w:val="single" w:sz="18" w:space="0" w:color="auto"/>
            </w:tcBorders>
            <w:vAlign w:val="center"/>
          </w:tcPr>
          <w:p w14:paraId="0B4795A4" w14:textId="77777777" w:rsidR="00B06A4C" w:rsidRPr="00967FC9" w:rsidRDefault="00B06A4C" w:rsidP="00ED42D9">
            <w:pPr>
              <w:spacing w:before="20" w:after="20"/>
              <w:jc w:val="center"/>
              <w:rPr>
                <w:rFonts w:ascii="Arial" w:hAnsi="Arial" w:cs="Arial"/>
                <w:sz w:val="18"/>
                <w:szCs w:val="18"/>
              </w:rPr>
            </w:pPr>
            <w:r w:rsidRPr="00967FC9">
              <w:rPr>
                <w:rFonts w:ascii="Arial" w:hAnsi="Arial" w:cs="Arial"/>
                <w:bCs/>
                <w:color w:val="000000"/>
                <w:sz w:val="18"/>
                <w:szCs w:val="18"/>
              </w:rPr>
              <w:t>Budowa zasobników kablowych</w:t>
            </w:r>
          </w:p>
        </w:tc>
        <w:tc>
          <w:tcPr>
            <w:tcW w:w="0" w:type="auto"/>
            <w:tcBorders>
              <w:left w:val="single" w:sz="18" w:space="0" w:color="auto"/>
              <w:right w:val="single" w:sz="18" w:space="0" w:color="auto"/>
            </w:tcBorders>
            <w:vAlign w:val="center"/>
          </w:tcPr>
          <w:p w14:paraId="5444607C" w14:textId="77777777" w:rsidR="00B06A4C" w:rsidRPr="004D5A35" w:rsidRDefault="00B06A4C" w:rsidP="00ED42D9">
            <w:pPr>
              <w:spacing w:before="20" w:after="20"/>
              <w:jc w:val="center"/>
              <w:rPr>
                <w:rFonts w:ascii="Arial" w:hAnsi="Arial" w:cs="Arial"/>
                <w:sz w:val="18"/>
                <w:szCs w:val="18"/>
              </w:rPr>
            </w:pPr>
          </w:p>
        </w:tc>
        <w:tc>
          <w:tcPr>
            <w:tcW w:w="0" w:type="auto"/>
            <w:tcBorders>
              <w:left w:val="single" w:sz="18" w:space="0" w:color="auto"/>
            </w:tcBorders>
            <w:vAlign w:val="center"/>
          </w:tcPr>
          <w:p w14:paraId="5E365FD1" w14:textId="77777777" w:rsidR="00B06A4C" w:rsidRPr="004D5A35" w:rsidRDefault="00B06A4C" w:rsidP="00ED42D9">
            <w:pPr>
              <w:spacing w:before="20" w:after="20"/>
              <w:jc w:val="center"/>
              <w:rPr>
                <w:rFonts w:ascii="Arial" w:hAnsi="Arial" w:cs="Arial"/>
                <w:sz w:val="18"/>
                <w:szCs w:val="18"/>
              </w:rPr>
            </w:pPr>
            <w:r w:rsidRPr="004D5A35">
              <w:rPr>
                <w:rFonts w:ascii="Arial" w:hAnsi="Arial" w:cs="Arial"/>
                <w:sz w:val="18"/>
                <w:szCs w:val="18"/>
              </w:rPr>
              <w:t>szt.</w:t>
            </w:r>
          </w:p>
        </w:tc>
      </w:tr>
      <w:tr w:rsidR="00ED42D9" w:rsidRPr="004D5A35" w14:paraId="67135BA5" w14:textId="77777777" w:rsidTr="00ED42D9">
        <w:trPr>
          <w:jc w:val="center"/>
        </w:trPr>
        <w:tc>
          <w:tcPr>
            <w:tcW w:w="0" w:type="auto"/>
            <w:tcBorders>
              <w:right w:val="single" w:sz="18" w:space="0" w:color="auto"/>
            </w:tcBorders>
            <w:vAlign w:val="center"/>
          </w:tcPr>
          <w:p w14:paraId="0B3C8F66" w14:textId="77777777" w:rsidR="00FD469B" w:rsidRPr="004D5A35" w:rsidRDefault="000223AE" w:rsidP="00ED42D9">
            <w:pPr>
              <w:spacing w:before="20" w:after="20"/>
              <w:jc w:val="center"/>
              <w:rPr>
                <w:rFonts w:ascii="Arial" w:hAnsi="Arial" w:cs="Arial"/>
                <w:sz w:val="18"/>
                <w:szCs w:val="18"/>
              </w:rPr>
            </w:pPr>
            <w:r>
              <w:rPr>
                <w:rFonts w:ascii="Arial" w:hAnsi="Arial" w:cs="Arial"/>
                <w:sz w:val="18"/>
                <w:szCs w:val="18"/>
              </w:rPr>
              <w:t>4</w:t>
            </w:r>
          </w:p>
        </w:tc>
        <w:tc>
          <w:tcPr>
            <w:tcW w:w="0" w:type="auto"/>
            <w:tcBorders>
              <w:left w:val="single" w:sz="18" w:space="0" w:color="auto"/>
              <w:right w:val="single" w:sz="18" w:space="0" w:color="auto"/>
            </w:tcBorders>
            <w:vAlign w:val="center"/>
          </w:tcPr>
          <w:p w14:paraId="2D55EBDC" w14:textId="77777777" w:rsidR="000223AE" w:rsidRDefault="000223AE" w:rsidP="00ED42D9">
            <w:pPr>
              <w:spacing w:before="20" w:after="20"/>
              <w:jc w:val="center"/>
              <w:rPr>
                <w:rFonts w:ascii="Arial" w:hAnsi="Arial" w:cs="Arial"/>
                <w:bCs/>
                <w:color w:val="000000"/>
                <w:sz w:val="18"/>
                <w:szCs w:val="18"/>
              </w:rPr>
            </w:pPr>
            <w:r>
              <w:rPr>
                <w:rFonts w:ascii="Arial" w:hAnsi="Arial" w:cs="Arial"/>
                <w:bCs/>
                <w:color w:val="000000"/>
                <w:sz w:val="18"/>
                <w:szCs w:val="18"/>
              </w:rPr>
              <w:t>Budowa</w:t>
            </w:r>
            <w:r w:rsidR="00FD469B" w:rsidRPr="00D36290">
              <w:rPr>
                <w:rFonts w:ascii="Arial" w:hAnsi="Arial" w:cs="Arial"/>
                <w:bCs/>
                <w:color w:val="000000"/>
                <w:sz w:val="18"/>
                <w:szCs w:val="18"/>
              </w:rPr>
              <w:t xml:space="preserve"> przepustó</w:t>
            </w:r>
            <w:r w:rsidR="00D36290" w:rsidRPr="00D36290">
              <w:rPr>
                <w:rFonts w:ascii="Arial" w:hAnsi="Arial" w:cs="Arial"/>
                <w:bCs/>
                <w:color w:val="000000"/>
                <w:sz w:val="18"/>
                <w:szCs w:val="18"/>
              </w:rPr>
              <w:t>w pod obiektami</w:t>
            </w:r>
          </w:p>
          <w:p w14:paraId="54462C6A" w14:textId="77777777" w:rsidR="00FD469B" w:rsidRPr="00D36290" w:rsidRDefault="00D36290" w:rsidP="00ED42D9">
            <w:pPr>
              <w:spacing w:before="20" w:after="20"/>
              <w:jc w:val="center"/>
              <w:rPr>
                <w:rFonts w:ascii="Arial" w:hAnsi="Arial" w:cs="Arial"/>
                <w:color w:val="000000"/>
                <w:sz w:val="18"/>
                <w:szCs w:val="18"/>
              </w:rPr>
            </w:pPr>
            <w:r w:rsidRPr="00D36290">
              <w:rPr>
                <w:rFonts w:ascii="Arial" w:hAnsi="Arial" w:cs="Arial"/>
                <w:bCs/>
                <w:color w:val="000000"/>
                <w:sz w:val="18"/>
                <w:szCs w:val="18"/>
              </w:rPr>
              <w:t>ochronnymi</w:t>
            </w:r>
          </w:p>
        </w:tc>
        <w:tc>
          <w:tcPr>
            <w:tcW w:w="0" w:type="auto"/>
            <w:tcBorders>
              <w:left w:val="single" w:sz="18" w:space="0" w:color="auto"/>
              <w:right w:val="single" w:sz="18" w:space="0" w:color="auto"/>
            </w:tcBorders>
            <w:vAlign w:val="center"/>
          </w:tcPr>
          <w:p w14:paraId="2322C204" w14:textId="77777777" w:rsidR="00FD469B" w:rsidRPr="004D5A35" w:rsidRDefault="00FD469B" w:rsidP="00ED42D9">
            <w:pPr>
              <w:pStyle w:val="Default"/>
              <w:spacing w:before="20" w:after="20"/>
              <w:jc w:val="center"/>
              <w:rPr>
                <w:sz w:val="18"/>
                <w:szCs w:val="18"/>
              </w:rPr>
            </w:pPr>
          </w:p>
        </w:tc>
        <w:tc>
          <w:tcPr>
            <w:tcW w:w="0" w:type="auto"/>
            <w:tcBorders>
              <w:left w:val="single" w:sz="18" w:space="0" w:color="auto"/>
            </w:tcBorders>
            <w:vAlign w:val="center"/>
          </w:tcPr>
          <w:p w14:paraId="0779CF53" w14:textId="77777777" w:rsidR="00FD469B" w:rsidRPr="004D5A35" w:rsidRDefault="00FD469B" w:rsidP="00ED42D9">
            <w:pPr>
              <w:pStyle w:val="Default"/>
              <w:spacing w:before="20" w:after="20"/>
              <w:jc w:val="center"/>
              <w:rPr>
                <w:sz w:val="18"/>
                <w:szCs w:val="18"/>
              </w:rPr>
            </w:pPr>
            <w:r w:rsidRPr="004D5A35">
              <w:rPr>
                <w:sz w:val="18"/>
                <w:szCs w:val="18"/>
              </w:rPr>
              <w:t>szt.</w:t>
            </w:r>
          </w:p>
        </w:tc>
      </w:tr>
      <w:tr w:rsidR="000223AE" w:rsidRPr="004D5A35" w14:paraId="3312E6CA" w14:textId="77777777" w:rsidTr="00ED42D9">
        <w:trPr>
          <w:jc w:val="center"/>
        </w:trPr>
        <w:tc>
          <w:tcPr>
            <w:tcW w:w="0" w:type="auto"/>
            <w:tcBorders>
              <w:right w:val="single" w:sz="18" w:space="0" w:color="auto"/>
            </w:tcBorders>
            <w:vAlign w:val="center"/>
          </w:tcPr>
          <w:p w14:paraId="6CAFC77E" w14:textId="77777777" w:rsidR="000223AE" w:rsidRPr="004D5A35" w:rsidRDefault="000223AE" w:rsidP="00ED42D9">
            <w:pPr>
              <w:pStyle w:val="Default"/>
              <w:spacing w:before="20" w:after="20"/>
              <w:jc w:val="center"/>
              <w:rPr>
                <w:sz w:val="18"/>
                <w:szCs w:val="18"/>
              </w:rPr>
            </w:pPr>
            <w:r>
              <w:rPr>
                <w:sz w:val="18"/>
                <w:szCs w:val="18"/>
              </w:rPr>
              <w:t>5</w:t>
            </w:r>
          </w:p>
        </w:tc>
        <w:tc>
          <w:tcPr>
            <w:tcW w:w="0" w:type="auto"/>
            <w:tcBorders>
              <w:left w:val="single" w:sz="18" w:space="0" w:color="auto"/>
              <w:right w:val="single" w:sz="18" w:space="0" w:color="auto"/>
            </w:tcBorders>
            <w:vAlign w:val="center"/>
          </w:tcPr>
          <w:p w14:paraId="2E8524F6" w14:textId="77777777" w:rsidR="000223AE" w:rsidRPr="004D5A35" w:rsidRDefault="000223AE" w:rsidP="00ED42D9">
            <w:pPr>
              <w:pStyle w:val="Default"/>
              <w:spacing w:before="20" w:after="20"/>
              <w:jc w:val="center"/>
              <w:rPr>
                <w:sz w:val="18"/>
                <w:szCs w:val="18"/>
              </w:rPr>
            </w:pPr>
            <w:r w:rsidRPr="004D5A35">
              <w:rPr>
                <w:sz w:val="18"/>
                <w:szCs w:val="18"/>
              </w:rPr>
              <w:t>Montaż osłon złączowych</w:t>
            </w:r>
          </w:p>
        </w:tc>
        <w:tc>
          <w:tcPr>
            <w:tcW w:w="0" w:type="auto"/>
            <w:tcBorders>
              <w:left w:val="single" w:sz="18" w:space="0" w:color="auto"/>
              <w:right w:val="single" w:sz="18" w:space="0" w:color="auto"/>
            </w:tcBorders>
            <w:vAlign w:val="center"/>
          </w:tcPr>
          <w:p w14:paraId="44E7B254" w14:textId="77777777" w:rsidR="000223AE" w:rsidRPr="004D5A35" w:rsidRDefault="000223AE" w:rsidP="00ED42D9">
            <w:pPr>
              <w:pStyle w:val="Default"/>
              <w:spacing w:before="20" w:after="20"/>
              <w:jc w:val="center"/>
              <w:rPr>
                <w:sz w:val="18"/>
                <w:szCs w:val="18"/>
              </w:rPr>
            </w:pPr>
          </w:p>
        </w:tc>
        <w:tc>
          <w:tcPr>
            <w:tcW w:w="0" w:type="auto"/>
            <w:tcBorders>
              <w:left w:val="single" w:sz="18" w:space="0" w:color="auto"/>
            </w:tcBorders>
            <w:vAlign w:val="center"/>
          </w:tcPr>
          <w:p w14:paraId="07B12CDE" w14:textId="77777777" w:rsidR="000223AE" w:rsidRPr="004D5A35" w:rsidRDefault="000223AE" w:rsidP="00ED42D9">
            <w:pPr>
              <w:pStyle w:val="Default"/>
              <w:spacing w:before="20" w:after="20"/>
              <w:jc w:val="center"/>
              <w:rPr>
                <w:sz w:val="18"/>
                <w:szCs w:val="18"/>
              </w:rPr>
            </w:pPr>
            <w:r w:rsidRPr="004D5A35">
              <w:rPr>
                <w:sz w:val="18"/>
                <w:szCs w:val="18"/>
              </w:rPr>
              <w:t>szt.</w:t>
            </w:r>
          </w:p>
        </w:tc>
      </w:tr>
      <w:tr w:rsidR="0053420D" w:rsidRPr="004D5A35" w14:paraId="361B5B2D" w14:textId="77777777" w:rsidTr="00ED42D9">
        <w:trPr>
          <w:jc w:val="center"/>
        </w:trPr>
        <w:tc>
          <w:tcPr>
            <w:tcW w:w="0" w:type="auto"/>
            <w:tcBorders>
              <w:right w:val="single" w:sz="18" w:space="0" w:color="auto"/>
            </w:tcBorders>
            <w:vAlign w:val="center"/>
          </w:tcPr>
          <w:p w14:paraId="772C9850" w14:textId="77777777" w:rsidR="0053420D" w:rsidRPr="004D5A35" w:rsidRDefault="0053420D" w:rsidP="00ED42D9">
            <w:pPr>
              <w:pStyle w:val="Default"/>
              <w:spacing w:before="20" w:after="20"/>
              <w:jc w:val="center"/>
              <w:rPr>
                <w:sz w:val="18"/>
                <w:szCs w:val="18"/>
              </w:rPr>
            </w:pPr>
            <w:r>
              <w:rPr>
                <w:sz w:val="18"/>
                <w:szCs w:val="18"/>
              </w:rPr>
              <w:t>6</w:t>
            </w:r>
          </w:p>
        </w:tc>
        <w:tc>
          <w:tcPr>
            <w:tcW w:w="0" w:type="auto"/>
            <w:tcBorders>
              <w:left w:val="single" w:sz="18" w:space="0" w:color="auto"/>
              <w:right w:val="single" w:sz="18" w:space="0" w:color="auto"/>
            </w:tcBorders>
            <w:vAlign w:val="center"/>
          </w:tcPr>
          <w:p w14:paraId="04DC3977" w14:textId="77777777" w:rsidR="0053420D" w:rsidRPr="004D5A35" w:rsidRDefault="0053420D" w:rsidP="00ED42D9">
            <w:pPr>
              <w:pStyle w:val="Default"/>
              <w:spacing w:before="20" w:after="20"/>
              <w:jc w:val="center"/>
              <w:rPr>
                <w:sz w:val="18"/>
                <w:szCs w:val="18"/>
              </w:rPr>
            </w:pPr>
            <w:r w:rsidRPr="004D5A35">
              <w:rPr>
                <w:sz w:val="18"/>
                <w:szCs w:val="18"/>
              </w:rPr>
              <w:t>Montaż skrzynki zapasu</w:t>
            </w:r>
          </w:p>
        </w:tc>
        <w:tc>
          <w:tcPr>
            <w:tcW w:w="0" w:type="auto"/>
            <w:tcBorders>
              <w:left w:val="single" w:sz="18" w:space="0" w:color="auto"/>
              <w:right w:val="single" w:sz="18" w:space="0" w:color="auto"/>
            </w:tcBorders>
            <w:vAlign w:val="center"/>
          </w:tcPr>
          <w:p w14:paraId="0F953C36" w14:textId="77777777" w:rsidR="0053420D" w:rsidRPr="004D5A35" w:rsidRDefault="0053420D" w:rsidP="00ED42D9">
            <w:pPr>
              <w:pStyle w:val="Default"/>
              <w:spacing w:before="20" w:after="20"/>
              <w:jc w:val="center"/>
              <w:rPr>
                <w:sz w:val="18"/>
                <w:szCs w:val="18"/>
              </w:rPr>
            </w:pPr>
          </w:p>
        </w:tc>
        <w:tc>
          <w:tcPr>
            <w:tcW w:w="0" w:type="auto"/>
            <w:tcBorders>
              <w:left w:val="single" w:sz="18" w:space="0" w:color="auto"/>
            </w:tcBorders>
            <w:vAlign w:val="center"/>
          </w:tcPr>
          <w:p w14:paraId="6B339D03" w14:textId="77777777" w:rsidR="0053420D" w:rsidRPr="004D5A35" w:rsidRDefault="0053420D" w:rsidP="00ED42D9">
            <w:pPr>
              <w:spacing w:before="20" w:after="20"/>
              <w:jc w:val="center"/>
              <w:rPr>
                <w:rFonts w:ascii="Arial" w:hAnsi="Arial" w:cs="Arial"/>
                <w:sz w:val="18"/>
                <w:szCs w:val="18"/>
              </w:rPr>
            </w:pPr>
            <w:r w:rsidRPr="004D5A35">
              <w:rPr>
                <w:rFonts w:ascii="Arial" w:hAnsi="Arial" w:cs="Arial"/>
                <w:sz w:val="18"/>
                <w:szCs w:val="18"/>
              </w:rPr>
              <w:t>szt.</w:t>
            </w:r>
          </w:p>
        </w:tc>
      </w:tr>
      <w:tr w:rsidR="0053420D" w:rsidRPr="004D5A35" w14:paraId="30206D29" w14:textId="77777777" w:rsidTr="00ED42D9">
        <w:trPr>
          <w:jc w:val="center"/>
        </w:trPr>
        <w:tc>
          <w:tcPr>
            <w:tcW w:w="0" w:type="auto"/>
            <w:tcBorders>
              <w:right w:val="single" w:sz="18" w:space="0" w:color="auto"/>
            </w:tcBorders>
            <w:vAlign w:val="center"/>
          </w:tcPr>
          <w:p w14:paraId="52859427" w14:textId="77777777" w:rsidR="0053420D" w:rsidRPr="004D5A35" w:rsidRDefault="0053420D" w:rsidP="00ED42D9">
            <w:pPr>
              <w:pStyle w:val="Default"/>
              <w:spacing w:before="20" w:after="20"/>
              <w:jc w:val="center"/>
              <w:rPr>
                <w:sz w:val="18"/>
                <w:szCs w:val="18"/>
              </w:rPr>
            </w:pPr>
            <w:r>
              <w:rPr>
                <w:sz w:val="18"/>
                <w:szCs w:val="18"/>
              </w:rPr>
              <w:t>7</w:t>
            </w:r>
          </w:p>
        </w:tc>
        <w:tc>
          <w:tcPr>
            <w:tcW w:w="0" w:type="auto"/>
            <w:tcBorders>
              <w:left w:val="single" w:sz="18" w:space="0" w:color="auto"/>
              <w:right w:val="single" w:sz="18" w:space="0" w:color="auto"/>
            </w:tcBorders>
            <w:vAlign w:val="center"/>
          </w:tcPr>
          <w:p w14:paraId="69918EF5" w14:textId="77777777" w:rsidR="0053420D" w:rsidRPr="004D5A35" w:rsidRDefault="0053420D" w:rsidP="00ED42D9">
            <w:pPr>
              <w:pStyle w:val="Default"/>
              <w:spacing w:before="20" w:after="20"/>
              <w:jc w:val="center"/>
              <w:rPr>
                <w:sz w:val="18"/>
                <w:szCs w:val="18"/>
              </w:rPr>
            </w:pPr>
            <w:r w:rsidRPr="004D5A35">
              <w:rPr>
                <w:sz w:val="18"/>
                <w:szCs w:val="18"/>
              </w:rPr>
              <w:t>Montaż stelaża zapasu</w:t>
            </w:r>
          </w:p>
        </w:tc>
        <w:tc>
          <w:tcPr>
            <w:tcW w:w="0" w:type="auto"/>
            <w:tcBorders>
              <w:left w:val="single" w:sz="18" w:space="0" w:color="auto"/>
              <w:right w:val="single" w:sz="18" w:space="0" w:color="auto"/>
            </w:tcBorders>
            <w:vAlign w:val="center"/>
          </w:tcPr>
          <w:p w14:paraId="10263156" w14:textId="77777777" w:rsidR="0053420D" w:rsidRPr="004D5A35" w:rsidRDefault="0053420D" w:rsidP="00ED42D9">
            <w:pPr>
              <w:pStyle w:val="Default"/>
              <w:spacing w:before="20" w:after="20"/>
              <w:jc w:val="center"/>
              <w:rPr>
                <w:sz w:val="18"/>
                <w:szCs w:val="18"/>
              </w:rPr>
            </w:pPr>
          </w:p>
        </w:tc>
        <w:tc>
          <w:tcPr>
            <w:tcW w:w="0" w:type="auto"/>
            <w:tcBorders>
              <w:left w:val="single" w:sz="18" w:space="0" w:color="auto"/>
            </w:tcBorders>
            <w:vAlign w:val="center"/>
          </w:tcPr>
          <w:p w14:paraId="243F6C09" w14:textId="77777777" w:rsidR="0053420D" w:rsidRPr="004D5A35" w:rsidRDefault="0053420D" w:rsidP="00ED42D9">
            <w:pPr>
              <w:pStyle w:val="Default"/>
              <w:spacing w:before="20" w:after="20"/>
              <w:jc w:val="center"/>
              <w:rPr>
                <w:sz w:val="18"/>
                <w:szCs w:val="18"/>
              </w:rPr>
            </w:pPr>
            <w:r w:rsidRPr="004D5A35">
              <w:rPr>
                <w:sz w:val="18"/>
                <w:szCs w:val="18"/>
              </w:rPr>
              <w:t>szt.</w:t>
            </w:r>
          </w:p>
        </w:tc>
      </w:tr>
      <w:tr w:rsidR="002922BF" w:rsidRPr="004D5A35" w14:paraId="42B51DF7" w14:textId="77777777" w:rsidTr="00ED42D9">
        <w:trPr>
          <w:jc w:val="center"/>
        </w:trPr>
        <w:tc>
          <w:tcPr>
            <w:tcW w:w="0" w:type="auto"/>
            <w:tcBorders>
              <w:right w:val="single" w:sz="18" w:space="0" w:color="auto"/>
            </w:tcBorders>
            <w:vAlign w:val="center"/>
          </w:tcPr>
          <w:p w14:paraId="67089A34" w14:textId="77777777" w:rsidR="002922BF" w:rsidRDefault="002922BF" w:rsidP="00ED42D9">
            <w:pPr>
              <w:pStyle w:val="Default"/>
              <w:spacing w:before="20" w:after="20"/>
              <w:jc w:val="center"/>
              <w:rPr>
                <w:sz w:val="18"/>
                <w:szCs w:val="18"/>
              </w:rPr>
            </w:pPr>
            <w:r>
              <w:rPr>
                <w:sz w:val="18"/>
                <w:szCs w:val="18"/>
              </w:rPr>
              <w:t>8</w:t>
            </w:r>
          </w:p>
        </w:tc>
        <w:tc>
          <w:tcPr>
            <w:tcW w:w="0" w:type="auto"/>
            <w:tcBorders>
              <w:left w:val="single" w:sz="18" w:space="0" w:color="auto"/>
              <w:right w:val="single" w:sz="18" w:space="0" w:color="auto"/>
            </w:tcBorders>
            <w:vAlign w:val="center"/>
          </w:tcPr>
          <w:p w14:paraId="5010B4B3" w14:textId="77777777" w:rsidR="002922BF" w:rsidRDefault="002922BF" w:rsidP="00ED42D9">
            <w:pPr>
              <w:pStyle w:val="Default"/>
              <w:spacing w:before="20" w:after="20"/>
              <w:jc w:val="center"/>
              <w:rPr>
                <w:sz w:val="18"/>
                <w:szCs w:val="18"/>
              </w:rPr>
            </w:pPr>
            <w:r w:rsidRPr="004D5A35">
              <w:rPr>
                <w:sz w:val="18"/>
                <w:szCs w:val="18"/>
              </w:rPr>
              <w:t xml:space="preserve">Wciąganie </w:t>
            </w:r>
            <w:r>
              <w:rPr>
                <w:sz w:val="18"/>
                <w:szCs w:val="18"/>
              </w:rPr>
              <w:t xml:space="preserve">odcinków </w:t>
            </w:r>
            <w:r w:rsidRPr="004D5A35">
              <w:rPr>
                <w:sz w:val="18"/>
                <w:szCs w:val="18"/>
              </w:rPr>
              <w:t>kabl</w:t>
            </w:r>
            <w:r>
              <w:rPr>
                <w:sz w:val="18"/>
                <w:szCs w:val="18"/>
              </w:rPr>
              <w:t>a</w:t>
            </w:r>
            <w:r w:rsidRPr="004D5A35">
              <w:rPr>
                <w:sz w:val="18"/>
                <w:szCs w:val="18"/>
              </w:rPr>
              <w:t xml:space="preserve"> światłowodow</w:t>
            </w:r>
            <w:r>
              <w:rPr>
                <w:sz w:val="18"/>
                <w:szCs w:val="18"/>
              </w:rPr>
              <w:t>ego</w:t>
            </w:r>
          </w:p>
          <w:p w14:paraId="2BF121E0" w14:textId="77777777" w:rsidR="002922BF" w:rsidRPr="004D5A35" w:rsidRDefault="002922BF" w:rsidP="00ED42D9">
            <w:pPr>
              <w:pStyle w:val="Default"/>
              <w:spacing w:before="20" w:after="20"/>
              <w:jc w:val="center"/>
              <w:rPr>
                <w:sz w:val="18"/>
                <w:szCs w:val="18"/>
              </w:rPr>
            </w:pPr>
            <w:r w:rsidRPr="004D5A35">
              <w:rPr>
                <w:sz w:val="18"/>
                <w:szCs w:val="18"/>
              </w:rPr>
              <w:t xml:space="preserve">metodą </w:t>
            </w:r>
            <w:r>
              <w:rPr>
                <w:sz w:val="18"/>
                <w:szCs w:val="18"/>
              </w:rPr>
              <w:t>pneumatycznego wdmuchiwania</w:t>
            </w:r>
          </w:p>
        </w:tc>
        <w:tc>
          <w:tcPr>
            <w:tcW w:w="0" w:type="auto"/>
            <w:tcBorders>
              <w:left w:val="single" w:sz="18" w:space="0" w:color="auto"/>
              <w:right w:val="single" w:sz="18" w:space="0" w:color="auto"/>
            </w:tcBorders>
            <w:vAlign w:val="center"/>
          </w:tcPr>
          <w:p w14:paraId="5CAD68F6" w14:textId="77777777" w:rsidR="002922BF" w:rsidRPr="009C1E09" w:rsidRDefault="002922BF" w:rsidP="00675F58">
            <w:pPr>
              <w:pStyle w:val="Default"/>
              <w:jc w:val="center"/>
              <w:rPr>
                <w:rFonts w:eastAsia="Calibri"/>
                <w:color w:val="auto"/>
                <w:sz w:val="18"/>
                <w:szCs w:val="18"/>
              </w:rPr>
            </w:pPr>
          </w:p>
        </w:tc>
        <w:tc>
          <w:tcPr>
            <w:tcW w:w="0" w:type="auto"/>
            <w:tcBorders>
              <w:left w:val="single" w:sz="18" w:space="0" w:color="auto"/>
            </w:tcBorders>
            <w:vAlign w:val="center"/>
          </w:tcPr>
          <w:p w14:paraId="03A0965D" w14:textId="77777777" w:rsidR="002922BF" w:rsidRPr="004D5A35" w:rsidRDefault="002922BF" w:rsidP="00ED42D9">
            <w:pPr>
              <w:pStyle w:val="Default"/>
              <w:spacing w:before="20" w:after="20"/>
              <w:jc w:val="center"/>
              <w:rPr>
                <w:sz w:val="18"/>
                <w:szCs w:val="18"/>
              </w:rPr>
            </w:pPr>
            <w:r w:rsidRPr="004D5A35">
              <w:rPr>
                <w:sz w:val="18"/>
                <w:szCs w:val="18"/>
              </w:rPr>
              <w:t>m</w:t>
            </w:r>
          </w:p>
        </w:tc>
      </w:tr>
      <w:tr w:rsidR="0053420D" w:rsidRPr="004D5A35" w14:paraId="506F7426" w14:textId="77777777" w:rsidTr="00ED42D9">
        <w:trPr>
          <w:jc w:val="center"/>
        </w:trPr>
        <w:tc>
          <w:tcPr>
            <w:tcW w:w="0" w:type="auto"/>
            <w:tcBorders>
              <w:right w:val="single" w:sz="18" w:space="0" w:color="auto"/>
            </w:tcBorders>
            <w:vAlign w:val="center"/>
          </w:tcPr>
          <w:p w14:paraId="394B5EB4" w14:textId="77777777" w:rsidR="0053420D" w:rsidRPr="004D5A35" w:rsidRDefault="0053420D" w:rsidP="00ED42D9">
            <w:pPr>
              <w:spacing w:before="20" w:after="20"/>
              <w:jc w:val="center"/>
              <w:rPr>
                <w:rFonts w:ascii="Arial" w:hAnsi="Arial" w:cs="Arial"/>
                <w:sz w:val="18"/>
                <w:szCs w:val="18"/>
              </w:rPr>
            </w:pPr>
            <w:r>
              <w:rPr>
                <w:rFonts w:ascii="Arial" w:hAnsi="Arial" w:cs="Arial"/>
                <w:sz w:val="18"/>
                <w:szCs w:val="18"/>
              </w:rPr>
              <w:t>9</w:t>
            </w:r>
          </w:p>
        </w:tc>
        <w:tc>
          <w:tcPr>
            <w:tcW w:w="0" w:type="auto"/>
            <w:tcBorders>
              <w:left w:val="single" w:sz="18" w:space="0" w:color="auto"/>
              <w:right w:val="single" w:sz="18" w:space="0" w:color="auto"/>
            </w:tcBorders>
            <w:vAlign w:val="center"/>
          </w:tcPr>
          <w:p w14:paraId="1B7CEE4B" w14:textId="77777777" w:rsidR="0053420D" w:rsidRPr="00967FC9" w:rsidRDefault="0053420D" w:rsidP="00ED42D9">
            <w:pPr>
              <w:spacing w:before="20" w:after="20"/>
              <w:jc w:val="center"/>
              <w:rPr>
                <w:rFonts w:ascii="Arial" w:hAnsi="Arial" w:cs="Arial"/>
                <w:sz w:val="18"/>
                <w:szCs w:val="18"/>
              </w:rPr>
            </w:pPr>
            <w:r w:rsidRPr="00967FC9">
              <w:rPr>
                <w:rFonts w:ascii="Arial" w:hAnsi="Arial" w:cs="Arial"/>
                <w:bCs/>
                <w:color w:val="000000"/>
                <w:sz w:val="18"/>
                <w:szCs w:val="18"/>
              </w:rPr>
              <w:t>Wykonanie spawów</w:t>
            </w:r>
          </w:p>
        </w:tc>
        <w:tc>
          <w:tcPr>
            <w:tcW w:w="0" w:type="auto"/>
            <w:tcBorders>
              <w:left w:val="single" w:sz="18" w:space="0" w:color="auto"/>
              <w:right w:val="single" w:sz="18" w:space="0" w:color="auto"/>
            </w:tcBorders>
            <w:vAlign w:val="center"/>
          </w:tcPr>
          <w:p w14:paraId="22CE70FD" w14:textId="77777777" w:rsidR="0053420D" w:rsidRPr="004D5A35" w:rsidRDefault="0053420D" w:rsidP="00ED42D9">
            <w:pPr>
              <w:pStyle w:val="Default"/>
              <w:spacing w:before="20" w:after="20"/>
              <w:jc w:val="center"/>
              <w:rPr>
                <w:sz w:val="18"/>
                <w:szCs w:val="18"/>
              </w:rPr>
            </w:pPr>
          </w:p>
        </w:tc>
        <w:tc>
          <w:tcPr>
            <w:tcW w:w="0" w:type="auto"/>
            <w:tcBorders>
              <w:left w:val="single" w:sz="18" w:space="0" w:color="auto"/>
            </w:tcBorders>
            <w:vAlign w:val="center"/>
          </w:tcPr>
          <w:p w14:paraId="64D16729" w14:textId="77777777" w:rsidR="0053420D" w:rsidRPr="004D5A35" w:rsidRDefault="0053420D" w:rsidP="00ED42D9">
            <w:pPr>
              <w:pStyle w:val="Default"/>
              <w:spacing w:before="20" w:after="20"/>
              <w:jc w:val="center"/>
              <w:rPr>
                <w:sz w:val="18"/>
                <w:szCs w:val="18"/>
              </w:rPr>
            </w:pPr>
            <w:r w:rsidRPr="004D5A35">
              <w:rPr>
                <w:sz w:val="18"/>
                <w:szCs w:val="18"/>
              </w:rPr>
              <w:t>szt.</w:t>
            </w:r>
          </w:p>
        </w:tc>
      </w:tr>
      <w:tr w:rsidR="0053420D" w:rsidRPr="004D5A35" w14:paraId="0F753C0D" w14:textId="77777777" w:rsidTr="00ED42D9">
        <w:trPr>
          <w:jc w:val="center"/>
        </w:trPr>
        <w:tc>
          <w:tcPr>
            <w:tcW w:w="0" w:type="auto"/>
            <w:tcBorders>
              <w:right w:val="single" w:sz="18" w:space="0" w:color="auto"/>
            </w:tcBorders>
            <w:vAlign w:val="center"/>
          </w:tcPr>
          <w:p w14:paraId="5EC7B0FE" w14:textId="77777777" w:rsidR="0053420D" w:rsidRPr="004D5A35" w:rsidRDefault="0053420D" w:rsidP="00ED42D9">
            <w:pPr>
              <w:pStyle w:val="Default"/>
              <w:spacing w:before="20" w:after="20"/>
              <w:jc w:val="center"/>
              <w:rPr>
                <w:sz w:val="18"/>
                <w:szCs w:val="18"/>
              </w:rPr>
            </w:pPr>
            <w:r>
              <w:rPr>
                <w:sz w:val="18"/>
                <w:szCs w:val="18"/>
              </w:rPr>
              <w:t>10</w:t>
            </w:r>
          </w:p>
        </w:tc>
        <w:tc>
          <w:tcPr>
            <w:tcW w:w="0" w:type="auto"/>
            <w:tcBorders>
              <w:left w:val="single" w:sz="18" w:space="0" w:color="auto"/>
              <w:right w:val="single" w:sz="18" w:space="0" w:color="auto"/>
            </w:tcBorders>
            <w:vAlign w:val="center"/>
          </w:tcPr>
          <w:p w14:paraId="2DDDDC49" w14:textId="77777777" w:rsidR="0053420D" w:rsidRPr="004D5A35" w:rsidRDefault="0053420D" w:rsidP="00ED42D9">
            <w:pPr>
              <w:pStyle w:val="Default"/>
              <w:spacing w:before="20" w:after="20"/>
              <w:jc w:val="center"/>
              <w:rPr>
                <w:sz w:val="18"/>
                <w:szCs w:val="18"/>
              </w:rPr>
            </w:pPr>
            <w:r w:rsidRPr="004D5A35">
              <w:rPr>
                <w:sz w:val="18"/>
                <w:szCs w:val="18"/>
              </w:rPr>
              <w:t>Założenie osłon spawów</w:t>
            </w:r>
          </w:p>
        </w:tc>
        <w:tc>
          <w:tcPr>
            <w:tcW w:w="0" w:type="auto"/>
            <w:tcBorders>
              <w:left w:val="single" w:sz="18" w:space="0" w:color="auto"/>
              <w:right w:val="single" w:sz="18" w:space="0" w:color="auto"/>
            </w:tcBorders>
            <w:vAlign w:val="center"/>
          </w:tcPr>
          <w:p w14:paraId="3358B875" w14:textId="77777777" w:rsidR="0053420D" w:rsidRPr="004D5A35" w:rsidRDefault="0053420D" w:rsidP="00ED42D9">
            <w:pPr>
              <w:pStyle w:val="Default"/>
              <w:spacing w:before="20" w:after="20"/>
              <w:jc w:val="center"/>
              <w:rPr>
                <w:sz w:val="18"/>
                <w:szCs w:val="18"/>
              </w:rPr>
            </w:pPr>
          </w:p>
        </w:tc>
        <w:tc>
          <w:tcPr>
            <w:tcW w:w="0" w:type="auto"/>
            <w:tcBorders>
              <w:left w:val="single" w:sz="18" w:space="0" w:color="auto"/>
            </w:tcBorders>
            <w:vAlign w:val="center"/>
          </w:tcPr>
          <w:p w14:paraId="6DA93578" w14:textId="77777777" w:rsidR="0053420D" w:rsidRPr="004D5A35" w:rsidRDefault="0053420D" w:rsidP="00ED42D9">
            <w:pPr>
              <w:pStyle w:val="Default"/>
              <w:spacing w:before="20" w:after="20"/>
              <w:jc w:val="center"/>
              <w:rPr>
                <w:sz w:val="18"/>
                <w:szCs w:val="18"/>
              </w:rPr>
            </w:pPr>
            <w:r w:rsidRPr="004D5A35">
              <w:rPr>
                <w:sz w:val="18"/>
                <w:szCs w:val="18"/>
              </w:rPr>
              <w:t>szt.</w:t>
            </w:r>
          </w:p>
        </w:tc>
      </w:tr>
      <w:tr w:rsidR="00ED42D9" w:rsidRPr="004D5A35" w14:paraId="16D5482C" w14:textId="77777777" w:rsidTr="00ED42D9">
        <w:trPr>
          <w:jc w:val="center"/>
        </w:trPr>
        <w:tc>
          <w:tcPr>
            <w:tcW w:w="0" w:type="auto"/>
            <w:tcBorders>
              <w:bottom w:val="single" w:sz="4" w:space="0" w:color="auto"/>
              <w:right w:val="single" w:sz="18" w:space="0" w:color="auto"/>
            </w:tcBorders>
            <w:vAlign w:val="center"/>
          </w:tcPr>
          <w:p w14:paraId="1F8D7127" w14:textId="77777777" w:rsidR="00FD469B" w:rsidRPr="004D5A35" w:rsidRDefault="0053420D" w:rsidP="00ED42D9">
            <w:pPr>
              <w:pStyle w:val="Default"/>
              <w:spacing w:before="20" w:after="20"/>
              <w:jc w:val="center"/>
              <w:rPr>
                <w:sz w:val="18"/>
                <w:szCs w:val="18"/>
              </w:rPr>
            </w:pPr>
            <w:r>
              <w:rPr>
                <w:sz w:val="18"/>
                <w:szCs w:val="18"/>
              </w:rPr>
              <w:t>11</w:t>
            </w:r>
          </w:p>
        </w:tc>
        <w:tc>
          <w:tcPr>
            <w:tcW w:w="0" w:type="auto"/>
            <w:tcBorders>
              <w:left w:val="single" w:sz="18" w:space="0" w:color="auto"/>
              <w:bottom w:val="single" w:sz="4" w:space="0" w:color="auto"/>
              <w:right w:val="single" w:sz="18" w:space="0" w:color="auto"/>
            </w:tcBorders>
            <w:vAlign w:val="center"/>
          </w:tcPr>
          <w:p w14:paraId="103AA203" w14:textId="77777777" w:rsidR="00FD469B" w:rsidRPr="004D5A35" w:rsidRDefault="00FD469B" w:rsidP="00ED42D9">
            <w:pPr>
              <w:pStyle w:val="Default"/>
              <w:spacing w:before="20" w:after="20"/>
              <w:jc w:val="center"/>
              <w:rPr>
                <w:sz w:val="18"/>
                <w:szCs w:val="18"/>
              </w:rPr>
            </w:pPr>
            <w:r w:rsidRPr="004D5A35">
              <w:rPr>
                <w:sz w:val="18"/>
                <w:szCs w:val="18"/>
              </w:rPr>
              <w:t>Położenie taśmy ostrzegawczo-lokalizacyjnej</w:t>
            </w:r>
          </w:p>
        </w:tc>
        <w:tc>
          <w:tcPr>
            <w:tcW w:w="0" w:type="auto"/>
            <w:tcBorders>
              <w:left w:val="single" w:sz="18" w:space="0" w:color="auto"/>
              <w:bottom w:val="single" w:sz="4" w:space="0" w:color="auto"/>
              <w:right w:val="single" w:sz="18" w:space="0" w:color="auto"/>
            </w:tcBorders>
            <w:vAlign w:val="center"/>
          </w:tcPr>
          <w:p w14:paraId="34661373" w14:textId="77777777" w:rsidR="00FD469B" w:rsidRPr="004D5A35" w:rsidRDefault="00FD469B" w:rsidP="00ED42D9">
            <w:pPr>
              <w:pStyle w:val="Default"/>
              <w:spacing w:before="20" w:after="20"/>
              <w:jc w:val="center"/>
              <w:rPr>
                <w:sz w:val="18"/>
                <w:szCs w:val="18"/>
              </w:rPr>
            </w:pPr>
          </w:p>
        </w:tc>
        <w:tc>
          <w:tcPr>
            <w:tcW w:w="0" w:type="auto"/>
            <w:tcBorders>
              <w:left w:val="single" w:sz="18" w:space="0" w:color="auto"/>
              <w:bottom w:val="single" w:sz="4" w:space="0" w:color="auto"/>
            </w:tcBorders>
            <w:vAlign w:val="center"/>
          </w:tcPr>
          <w:p w14:paraId="4B04EBC2" w14:textId="77777777" w:rsidR="00FD469B" w:rsidRPr="004D5A35" w:rsidRDefault="00FD469B" w:rsidP="00ED42D9">
            <w:pPr>
              <w:pStyle w:val="Default"/>
              <w:spacing w:before="20" w:after="20"/>
              <w:jc w:val="center"/>
              <w:rPr>
                <w:sz w:val="18"/>
                <w:szCs w:val="18"/>
              </w:rPr>
            </w:pPr>
            <w:r w:rsidRPr="004D5A35">
              <w:rPr>
                <w:sz w:val="18"/>
                <w:szCs w:val="18"/>
              </w:rPr>
              <w:t>m</w:t>
            </w:r>
          </w:p>
        </w:tc>
      </w:tr>
      <w:tr w:rsidR="00ED42D9" w:rsidRPr="004D5A35" w14:paraId="056930ED" w14:textId="77777777" w:rsidTr="00ED42D9">
        <w:trPr>
          <w:jc w:val="center"/>
        </w:trPr>
        <w:tc>
          <w:tcPr>
            <w:tcW w:w="0" w:type="auto"/>
            <w:tcBorders>
              <w:bottom w:val="single" w:sz="4" w:space="0" w:color="auto"/>
              <w:right w:val="single" w:sz="18" w:space="0" w:color="auto"/>
            </w:tcBorders>
            <w:vAlign w:val="center"/>
          </w:tcPr>
          <w:p w14:paraId="0F3E7988" w14:textId="77777777" w:rsidR="00FD469B" w:rsidRPr="004D5A35" w:rsidRDefault="0053420D" w:rsidP="00ED42D9">
            <w:pPr>
              <w:spacing w:before="20" w:after="20"/>
              <w:jc w:val="center"/>
              <w:rPr>
                <w:rFonts w:ascii="Arial" w:hAnsi="Arial" w:cs="Arial"/>
                <w:sz w:val="18"/>
                <w:szCs w:val="18"/>
              </w:rPr>
            </w:pPr>
            <w:r>
              <w:rPr>
                <w:rFonts w:ascii="Arial" w:hAnsi="Arial" w:cs="Arial"/>
                <w:sz w:val="18"/>
                <w:szCs w:val="18"/>
              </w:rPr>
              <w:t>12</w:t>
            </w:r>
          </w:p>
        </w:tc>
        <w:tc>
          <w:tcPr>
            <w:tcW w:w="0" w:type="auto"/>
            <w:tcBorders>
              <w:left w:val="single" w:sz="18" w:space="0" w:color="auto"/>
              <w:bottom w:val="single" w:sz="4" w:space="0" w:color="auto"/>
              <w:right w:val="single" w:sz="18" w:space="0" w:color="auto"/>
            </w:tcBorders>
            <w:vAlign w:val="center"/>
          </w:tcPr>
          <w:p w14:paraId="6AC91D10"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Montaż słupków oznaczeniowych</w:t>
            </w:r>
          </w:p>
        </w:tc>
        <w:tc>
          <w:tcPr>
            <w:tcW w:w="0" w:type="auto"/>
            <w:tcBorders>
              <w:left w:val="single" w:sz="18" w:space="0" w:color="auto"/>
              <w:bottom w:val="single" w:sz="4" w:space="0" w:color="auto"/>
              <w:right w:val="single" w:sz="18" w:space="0" w:color="auto"/>
            </w:tcBorders>
            <w:vAlign w:val="center"/>
          </w:tcPr>
          <w:p w14:paraId="406CD3AB" w14:textId="77777777" w:rsidR="00FD469B" w:rsidRPr="004D5A35" w:rsidRDefault="00FD469B" w:rsidP="00ED42D9">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2A010D55"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szt.</w:t>
            </w:r>
          </w:p>
        </w:tc>
      </w:tr>
      <w:tr w:rsidR="0053420D" w:rsidRPr="004D5A35" w14:paraId="3428D1BC" w14:textId="77777777" w:rsidTr="00CD2303">
        <w:trPr>
          <w:jc w:val="center"/>
        </w:trPr>
        <w:tc>
          <w:tcPr>
            <w:tcW w:w="0" w:type="auto"/>
            <w:tcBorders>
              <w:bottom w:val="single" w:sz="18" w:space="0" w:color="auto"/>
              <w:right w:val="single" w:sz="18" w:space="0" w:color="auto"/>
            </w:tcBorders>
            <w:vAlign w:val="center"/>
          </w:tcPr>
          <w:p w14:paraId="2F86ACAB" w14:textId="77777777" w:rsidR="0053420D" w:rsidRDefault="0053420D" w:rsidP="00ED42D9">
            <w:pPr>
              <w:spacing w:before="20" w:after="20"/>
              <w:jc w:val="center"/>
              <w:rPr>
                <w:rFonts w:ascii="Arial" w:hAnsi="Arial" w:cs="Arial"/>
                <w:sz w:val="18"/>
                <w:szCs w:val="18"/>
              </w:rPr>
            </w:pPr>
            <w:r>
              <w:rPr>
                <w:rFonts w:ascii="Arial" w:hAnsi="Arial" w:cs="Arial"/>
                <w:sz w:val="18"/>
                <w:szCs w:val="18"/>
              </w:rPr>
              <w:t>13</w:t>
            </w:r>
          </w:p>
        </w:tc>
        <w:tc>
          <w:tcPr>
            <w:tcW w:w="0" w:type="auto"/>
            <w:tcBorders>
              <w:left w:val="single" w:sz="18" w:space="0" w:color="auto"/>
              <w:bottom w:val="single" w:sz="18" w:space="0" w:color="auto"/>
              <w:right w:val="single" w:sz="18" w:space="0" w:color="auto"/>
            </w:tcBorders>
            <w:vAlign w:val="center"/>
          </w:tcPr>
          <w:p w14:paraId="5C9AFB47" w14:textId="77777777" w:rsidR="0053420D" w:rsidRDefault="0053420D" w:rsidP="00ED42D9">
            <w:pPr>
              <w:spacing w:before="20" w:after="20"/>
              <w:jc w:val="center"/>
              <w:rPr>
                <w:rFonts w:ascii="Arial" w:hAnsi="Arial" w:cs="Arial"/>
                <w:sz w:val="18"/>
                <w:szCs w:val="18"/>
              </w:rPr>
            </w:pPr>
            <w:r>
              <w:rPr>
                <w:rFonts w:ascii="Arial" w:hAnsi="Arial" w:cs="Arial"/>
                <w:sz w:val="18"/>
                <w:szCs w:val="18"/>
              </w:rPr>
              <w:t>Montaż zewnętrznych szaf</w:t>
            </w:r>
          </w:p>
          <w:p w14:paraId="40A6C6DB" w14:textId="77777777" w:rsidR="0053420D" w:rsidRPr="004D5A35" w:rsidRDefault="0053420D" w:rsidP="00ED42D9">
            <w:pPr>
              <w:spacing w:before="20" w:after="20"/>
              <w:jc w:val="center"/>
              <w:rPr>
                <w:rFonts w:ascii="Arial" w:hAnsi="Arial" w:cs="Arial"/>
                <w:sz w:val="18"/>
                <w:szCs w:val="18"/>
              </w:rPr>
            </w:pPr>
            <w:r>
              <w:rPr>
                <w:rFonts w:ascii="Arial" w:hAnsi="Arial" w:cs="Arial"/>
                <w:sz w:val="18"/>
                <w:szCs w:val="18"/>
              </w:rPr>
              <w:t>teleinformatycznych RACK</w:t>
            </w:r>
          </w:p>
        </w:tc>
        <w:tc>
          <w:tcPr>
            <w:tcW w:w="0" w:type="auto"/>
            <w:tcBorders>
              <w:left w:val="single" w:sz="18" w:space="0" w:color="auto"/>
              <w:bottom w:val="single" w:sz="18" w:space="0" w:color="auto"/>
              <w:right w:val="single" w:sz="18" w:space="0" w:color="auto"/>
            </w:tcBorders>
            <w:vAlign w:val="center"/>
          </w:tcPr>
          <w:p w14:paraId="5927A742" w14:textId="77777777" w:rsidR="0053420D" w:rsidRDefault="0053420D" w:rsidP="00ED42D9">
            <w:pPr>
              <w:spacing w:before="20" w:after="20"/>
              <w:jc w:val="center"/>
              <w:rPr>
                <w:rFonts w:ascii="Arial" w:hAnsi="Arial" w:cs="Arial"/>
                <w:sz w:val="18"/>
                <w:szCs w:val="18"/>
              </w:rPr>
            </w:pPr>
          </w:p>
        </w:tc>
        <w:tc>
          <w:tcPr>
            <w:tcW w:w="0" w:type="auto"/>
            <w:tcBorders>
              <w:left w:val="single" w:sz="18" w:space="0" w:color="auto"/>
              <w:bottom w:val="single" w:sz="18" w:space="0" w:color="auto"/>
            </w:tcBorders>
            <w:vAlign w:val="center"/>
          </w:tcPr>
          <w:p w14:paraId="614877CD" w14:textId="77777777" w:rsidR="0053420D" w:rsidRPr="004D5A35" w:rsidRDefault="0053420D" w:rsidP="00ED42D9">
            <w:pPr>
              <w:spacing w:before="20" w:after="20"/>
              <w:jc w:val="center"/>
              <w:rPr>
                <w:rFonts w:ascii="Arial" w:hAnsi="Arial" w:cs="Arial"/>
                <w:sz w:val="18"/>
                <w:szCs w:val="18"/>
              </w:rPr>
            </w:pPr>
            <w:r>
              <w:rPr>
                <w:rFonts w:ascii="Arial" w:hAnsi="Arial" w:cs="Arial"/>
                <w:sz w:val="18"/>
                <w:szCs w:val="18"/>
              </w:rPr>
              <w:t>szt.</w:t>
            </w:r>
          </w:p>
        </w:tc>
      </w:tr>
      <w:tr w:rsidR="00CD2303" w:rsidRPr="004D5A35" w14:paraId="32F85E3F" w14:textId="77777777" w:rsidTr="00CD2303">
        <w:trPr>
          <w:jc w:val="center"/>
        </w:trPr>
        <w:tc>
          <w:tcPr>
            <w:tcW w:w="0" w:type="auto"/>
            <w:tcBorders>
              <w:top w:val="single" w:sz="18" w:space="0" w:color="auto"/>
              <w:bottom w:val="single" w:sz="4" w:space="0" w:color="auto"/>
              <w:right w:val="single" w:sz="18" w:space="0" w:color="auto"/>
            </w:tcBorders>
            <w:vAlign w:val="center"/>
          </w:tcPr>
          <w:p w14:paraId="1D02E01B" w14:textId="77777777" w:rsidR="00CD2303" w:rsidRDefault="00CD2303" w:rsidP="00ED42D9">
            <w:pPr>
              <w:spacing w:before="20" w:after="20"/>
              <w:jc w:val="center"/>
              <w:rPr>
                <w:rFonts w:ascii="Arial" w:hAnsi="Arial" w:cs="Arial"/>
                <w:sz w:val="18"/>
                <w:szCs w:val="18"/>
              </w:rPr>
            </w:pPr>
            <w:r>
              <w:rPr>
                <w:rFonts w:ascii="Arial" w:hAnsi="Arial" w:cs="Arial"/>
                <w:sz w:val="18"/>
                <w:szCs w:val="18"/>
              </w:rPr>
              <w:t>14</w:t>
            </w:r>
          </w:p>
        </w:tc>
        <w:tc>
          <w:tcPr>
            <w:tcW w:w="0" w:type="auto"/>
            <w:tcBorders>
              <w:top w:val="single" w:sz="18" w:space="0" w:color="auto"/>
              <w:left w:val="single" w:sz="18" w:space="0" w:color="auto"/>
              <w:bottom w:val="single" w:sz="4" w:space="0" w:color="auto"/>
              <w:right w:val="single" w:sz="18" w:space="0" w:color="auto"/>
            </w:tcBorders>
            <w:vAlign w:val="center"/>
          </w:tcPr>
          <w:p w14:paraId="125C383D" w14:textId="77777777" w:rsidR="00CD2303" w:rsidRDefault="00CD2303" w:rsidP="00ED42D9">
            <w:pPr>
              <w:spacing w:before="20" w:after="20"/>
              <w:jc w:val="center"/>
              <w:rPr>
                <w:rFonts w:ascii="Arial" w:hAnsi="Arial" w:cs="Arial"/>
                <w:sz w:val="18"/>
                <w:szCs w:val="18"/>
              </w:rPr>
            </w:pPr>
            <w:r>
              <w:rPr>
                <w:rFonts w:ascii="Arial" w:hAnsi="Arial" w:cs="Arial"/>
                <w:sz w:val="18"/>
                <w:szCs w:val="18"/>
              </w:rPr>
              <w:t>Montaż przełącznicy światłowodowej w</w:t>
            </w:r>
          </w:p>
          <w:p w14:paraId="76E63A1F" w14:textId="77777777" w:rsidR="00CD2303" w:rsidRDefault="00CD2303" w:rsidP="00ED42D9">
            <w:pPr>
              <w:spacing w:before="20" w:after="20"/>
              <w:jc w:val="center"/>
              <w:rPr>
                <w:rFonts w:ascii="Arial" w:hAnsi="Arial" w:cs="Arial"/>
                <w:sz w:val="18"/>
                <w:szCs w:val="18"/>
              </w:rPr>
            </w:pPr>
            <w:r>
              <w:rPr>
                <w:rFonts w:ascii="Arial" w:hAnsi="Arial" w:cs="Arial"/>
                <w:sz w:val="18"/>
                <w:szCs w:val="18"/>
              </w:rPr>
              <w:t>szafie RACK</w:t>
            </w:r>
          </w:p>
        </w:tc>
        <w:tc>
          <w:tcPr>
            <w:tcW w:w="0" w:type="auto"/>
            <w:tcBorders>
              <w:top w:val="single" w:sz="18" w:space="0" w:color="auto"/>
              <w:left w:val="single" w:sz="18" w:space="0" w:color="auto"/>
              <w:bottom w:val="single" w:sz="4" w:space="0" w:color="auto"/>
              <w:right w:val="single" w:sz="18" w:space="0" w:color="auto"/>
            </w:tcBorders>
            <w:vAlign w:val="center"/>
          </w:tcPr>
          <w:p w14:paraId="7950BFC7" w14:textId="77777777" w:rsidR="00CD2303" w:rsidRDefault="00CD2303" w:rsidP="00ED42D9">
            <w:pPr>
              <w:spacing w:before="20" w:after="20"/>
              <w:jc w:val="center"/>
              <w:rPr>
                <w:rFonts w:ascii="Arial" w:hAnsi="Arial" w:cs="Arial"/>
                <w:sz w:val="18"/>
                <w:szCs w:val="18"/>
              </w:rPr>
            </w:pPr>
          </w:p>
        </w:tc>
        <w:tc>
          <w:tcPr>
            <w:tcW w:w="0" w:type="auto"/>
            <w:tcBorders>
              <w:top w:val="single" w:sz="18" w:space="0" w:color="auto"/>
              <w:left w:val="single" w:sz="18" w:space="0" w:color="auto"/>
              <w:bottom w:val="single" w:sz="4" w:space="0" w:color="auto"/>
            </w:tcBorders>
            <w:vAlign w:val="center"/>
          </w:tcPr>
          <w:p w14:paraId="29DA338C" w14:textId="77777777" w:rsidR="00CD2303" w:rsidRDefault="00CD2303" w:rsidP="00ED42D9">
            <w:pPr>
              <w:spacing w:before="20" w:after="20"/>
              <w:jc w:val="center"/>
              <w:rPr>
                <w:rFonts w:ascii="Arial" w:hAnsi="Arial" w:cs="Arial"/>
                <w:sz w:val="18"/>
                <w:szCs w:val="18"/>
              </w:rPr>
            </w:pPr>
            <w:r>
              <w:rPr>
                <w:rFonts w:ascii="Arial" w:hAnsi="Arial" w:cs="Arial"/>
                <w:sz w:val="18"/>
                <w:szCs w:val="18"/>
              </w:rPr>
              <w:t>szt.</w:t>
            </w:r>
          </w:p>
        </w:tc>
      </w:tr>
      <w:tr w:rsidR="00ED42D9" w:rsidRPr="004D5A35" w14:paraId="43259A6E" w14:textId="77777777" w:rsidTr="00CD2303">
        <w:trPr>
          <w:jc w:val="center"/>
        </w:trPr>
        <w:tc>
          <w:tcPr>
            <w:tcW w:w="0" w:type="auto"/>
            <w:tcBorders>
              <w:top w:val="single" w:sz="4" w:space="0" w:color="auto"/>
              <w:right w:val="single" w:sz="18" w:space="0" w:color="auto"/>
            </w:tcBorders>
            <w:vAlign w:val="center"/>
          </w:tcPr>
          <w:p w14:paraId="7D446F4C" w14:textId="77777777" w:rsidR="00FD469B" w:rsidRPr="004D5A35" w:rsidRDefault="0053420D" w:rsidP="00CD2303">
            <w:pPr>
              <w:spacing w:before="20" w:after="20"/>
              <w:jc w:val="center"/>
              <w:rPr>
                <w:rFonts w:ascii="Arial" w:hAnsi="Arial" w:cs="Arial"/>
                <w:sz w:val="18"/>
                <w:szCs w:val="18"/>
              </w:rPr>
            </w:pPr>
            <w:r>
              <w:rPr>
                <w:rFonts w:ascii="Arial" w:hAnsi="Arial" w:cs="Arial"/>
                <w:sz w:val="18"/>
                <w:szCs w:val="18"/>
              </w:rPr>
              <w:t>1</w:t>
            </w:r>
            <w:r w:rsidR="00CD2303">
              <w:rPr>
                <w:rFonts w:ascii="Arial" w:hAnsi="Arial" w:cs="Arial"/>
                <w:sz w:val="18"/>
                <w:szCs w:val="18"/>
              </w:rPr>
              <w:t>5</w:t>
            </w:r>
          </w:p>
        </w:tc>
        <w:tc>
          <w:tcPr>
            <w:tcW w:w="0" w:type="auto"/>
            <w:tcBorders>
              <w:top w:val="single" w:sz="4" w:space="0" w:color="auto"/>
              <w:left w:val="single" w:sz="18" w:space="0" w:color="auto"/>
              <w:right w:val="single" w:sz="18" w:space="0" w:color="auto"/>
            </w:tcBorders>
            <w:vAlign w:val="center"/>
          </w:tcPr>
          <w:p w14:paraId="456EC3B3"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Montaż Switch’a w szafie RACK</w:t>
            </w:r>
          </w:p>
        </w:tc>
        <w:tc>
          <w:tcPr>
            <w:tcW w:w="0" w:type="auto"/>
            <w:tcBorders>
              <w:top w:val="single" w:sz="4" w:space="0" w:color="auto"/>
              <w:left w:val="single" w:sz="18" w:space="0" w:color="auto"/>
              <w:right w:val="single" w:sz="18" w:space="0" w:color="auto"/>
            </w:tcBorders>
            <w:vAlign w:val="center"/>
          </w:tcPr>
          <w:p w14:paraId="45568511" w14:textId="77777777" w:rsidR="00FD469B" w:rsidRPr="004D5A35" w:rsidRDefault="00FD469B" w:rsidP="00ED42D9">
            <w:pPr>
              <w:spacing w:before="20" w:after="20"/>
              <w:jc w:val="center"/>
              <w:rPr>
                <w:rFonts w:ascii="Arial" w:hAnsi="Arial" w:cs="Arial"/>
                <w:sz w:val="18"/>
                <w:szCs w:val="18"/>
              </w:rPr>
            </w:pPr>
          </w:p>
        </w:tc>
        <w:tc>
          <w:tcPr>
            <w:tcW w:w="0" w:type="auto"/>
            <w:tcBorders>
              <w:top w:val="single" w:sz="4" w:space="0" w:color="auto"/>
              <w:left w:val="single" w:sz="18" w:space="0" w:color="auto"/>
            </w:tcBorders>
            <w:vAlign w:val="center"/>
          </w:tcPr>
          <w:p w14:paraId="233BAB41"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szt.</w:t>
            </w:r>
          </w:p>
        </w:tc>
      </w:tr>
      <w:tr w:rsidR="0053420D" w:rsidRPr="004D5A35" w14:paraId="6AB54F62" w14:textId="77777777" w:rsidTr="00ED42D9">
        <w:trPr>
          <w:jc w:val="center"/>
        </w:trPr>
        <w:tc>
          <w:tcPr>
            <w:tcW w:w="0" w:type="auto"/>
            <w:tcBorders>
              <w:top w:val="single" w:sz="4" w:space="0" w:color="auto"/>
              <w:right w:val="single" w:sz="18" w:space="0" w:color="auto"/>
            </w:tcBorders>
            <w:vAlign w:val="center"/>
          </w:tcPr>
          <w:p w14:paraId="14A2422F" w14:textId="77777777" w:rsidR="0053420D" w:rsidRPr="004D5A35" w:rsidRDefault="0053420D" w:rsidP="00CD2303">
            <w:pPr>
              <w:spacing w:before="20" w:after="20"/>
              <w:jc w:val="center"/>
              <w:rPr>
                <w:rFonts w:ascii="Arial" w:hAnsi="Arial" w:cs="Arial"/>
                <w:sz w:val="18"/>
                <w:szCs w:val="18"/>
              </w:rPr>
            </w:pPr>
            <w:r>
              <w:rPr>
                <w:rFonts w:ascii="Arial" w:hAnsi="Arial" w:cs="Arial"/>
                <w:sz w:val="18"/>
                <w:szCs w:val="18"/>
              </w:rPr>
              <w:t>1</w:t>
            </w:r>
            <w:r w:rsidR="00CD2303">
              <w:rPr>
                <w:rFonts w:ascii="Arial" w:hAnsi="Arial" w:cs="Arial"/>
                <w:sz w:val="18"/>
                <w:szCs w:val="18"/>
              </w:rPr>
              <w:t>6</w:t>
            </w:r>
          </w:p>
        </w:tc>
        <w:tc>
          <w:tcPr>
            <w:tcW w:w="0" w:type="auto"/>
            <w:tcBorders>
              <w:top w:val="single" w:sz="4" w:space="0" w:color="auto"/>
              <w:left w:val="single" w:sz="18" w:space="0" w:color="auto"/>
              <w:right w:val="single" w:sz="18" w:space="0" w:color="auto"/>
            </w:tcBorders>
            <w:vAlign w:val="center"/>
          </w:tcPr>
          <w:p w14:paraId="2FD1BED8" w14:textId="77777777" w:rsidR="0053420D" w:rsidRPr="004D5A35" w:rsidRDefault="0053420D" w:rsidP="00ED42D9">
            <w:pPr>
              <w:spacing w:before="20" w:after="20"/>
              <w:jc w:val="center"/>
              <w:rPr>
                <w:rFonts w:ascii="Arial" w:hAnsi="Arial" w:cs="Arial"/>
                <w:sz w:val="18"/>
                <w:szCs w:val="18"/>
              </w:rPr>
            </w:pPr>
            <w:r w:rsidRPr="004D5A35">
              <w:rPr>
                <w:rFonts w:ascii="Arial" w:hAnsi="Arial" w:cs="Arial"/>
                <w:sz w:val="18"/>
                <w:szCs w:val="18"/>
              </w:rPr>
              <w:t>Montaż Transciever’ów w Switch’u</w:t>
            </w:r>
          </w:p>
        </w:tc>
        <w:tc>
          <w:tcPr>
            <w:tcW w:w="0" w:type="auto"/>
            <w:tcBorders>
              <w:top w:val="single" w:sz="4" w:space="0" w:color="auto"/>
              <w:left w:val="single" w:sz="18" w:space="0" w:color="auto"/>
              <w:right w:val="single" w:sz="18" w:space="0" w:color="auto"/>
            </w:tcBorders>
            <w:vAlign w:val="center"/>
          </w:tcPr>
          <w:p w14:paraId="1C934009" w14:textId="77777777" w:rsidR="0053420D" w:rsidRPr="004D5A35" w:rsidRDefault="0053420D" w:rsidP="00ED42D9">
            <w:pPr>
              <w:spacing w:before="20" w:after="20"/>
              <w:jc w:val="center"/>
              <w:rPr>
                <w:rFonts w:ascii="Arial" w:hAnsi="Arial" w:cs="Arial"/>
                <w:sz w:val="18"/>
                <w:szCs w:val="18"/>
              </w:rPr>
            </w:pPr>
          </w:p>
        </w:tc>
        <w:tc>
          <w:tcPr>
            <w:tcW w:w="0" w:type="auto"/>
            <w:tcBorders>
              <w:top w:val="single" w:sz="4" w:space="0" w:color="auto"/>
              <w:left w:val="single" w:sz="18" w:space="0" w:color="auto"/>
            </w:tcBorders>
            <w:vAlign w:val="center"/>
          </w:tcPr>
          <w:p w14:paraId="580C4B65" w14:textId="77777777" w:rsidR="0053420D" w:rsidRPr="004D5A35" w:rsidRDefault="0053420D" w:rsidP="00ED42D9">
            <w:pPr>
              <w:spacing w:before="20" w:after="20"/>
              <w:jc w:val="center"/>
              <w:rPr>
                <w:rFonts w:ascii="Arial" w:hAnsi="Arial" w:cs="Arial"/>
                <w:sz w:val="18"/>
                <w:szCs w:val="18"/>
              </w:rPr>
            </w:pPr>
            <w:r w:rsidRPr="004D5A35">
              <w:rPr>
                <w:rFonts w:ascii="Arial" w:hAnsi="Arial" w:cs="Arial"/>
                <w:sz w:val="18"/>
                <w:szCs w:val="18"/>
              </w:rPr>
              <w:t>szt.</w:t>
            </w:r>
          </w:p>
        </w:tc>
      </w:tr>
      <w:tr w:rsidR="00ED42D9" w:rsidRPr="004D5A35" w14:paraId="0E074189" w14:textId="77777777" w:rsidTr="00ED42D9">
        <w:trPr>
          <w:jc w:val="center"/>
        </w:trPr>
        <w:tc>
          <w:tcPr>
            <w:tcW w:w="0" w:type="auto"/>
            <w:tcBorders>
              <w:right w:val="single" w:sz="18" w:space="0" w:color="auto"/>
            </w:tcBorders>
            <w:vAlign w:val="center"/>
          </w:tcPr>
          <w:p w14:paraId="48B35FCE" w14:textId="77777777" w:rsidR="00FD469B" w:rsidRPr="004D5A35" w:rsidRDefault="0053420D" w:rsidP="00CD2303">
            <w:pPr>
              <w:spacing w:before="20" w:after="20"/>
              <w:jc w:val="center"/>
              <w:rPr>
                <w:rFonts w:ascii="Arial" w:hAnsi="Arial" w:cs="Arial"/>
                <w:sz w:val="18"/>
                <w:szCs w:val="18"/>
              </w:rPr>
            </w:pPr>
            <w:r>
              <w:rPr>
                <w:rFonts w:ascii="Arial" w:hAnsi="Arial" w:cs="Arial"/>
                <w:sz w:val="18"/>
                <w:szCs w:val="18"/>
              </w:rPr>
              <w:t>1</w:t>
            </w:r>
            <w:r w:rsidR="00CD2303">
              <w:rPr>
                <w:rFonts w:ascii="Arial" w:hAnsi="Arial" w:cs="Arial"/>
                <w:sz w:val="18"/>
                <w:szCs w:val="18"/>
              </w:rPr>
              <w:t>7</w:t>
            </w:r>
          </w:p>
        </w:tc>
        <w:tc>
          <w:tcPr>
            <w:tcW w:w="0" w:type="auto"/>
            <w:tcBorders>
              <w:left w:val="single" w:sz="18" w:space="0" w:color="auto"/>
              <w:right w:val="single" w:sz="18" w:space="0" w:color="auto"/>
            </w:tcBorders>
            <w:vAlign w:val="center"/>
          </w:tcPr>
          <w:p w14:paraId="246F4FAF" w14:textId="77777777" w:rsidR="0053420D" w:rsidRPr="0053420D" w:rsidRDefault="00FD469B" w:rsidP="00ED42D9">
            <w:pPr>
              <w:spacing w:before="20" w:after="20"/>
              <w:jc w:val="center"/>
              <w:rPr>
                <w:rFonts w:ascii="Arial" w:hAnsi="Arial" w:cs="Arial"/>
                <w:sz w:val="18"/>
                <w:szCs w:val="18"/>
              </w:rPr>
            </w:pPr>
            <w:r w:rsidRPr="004D5A35">
              <w:rPr>
                <w:rFonts w:ascii="Arial" w:hAnsi="Arial" w:cs="Arial"/>
                <w:sz w:val="18"/>
                <w:szCs w:val="18"/>
              </w:rPr>
              <w:t xml:space="preserve">Montaż </w:t>
            </w:r>
            <w:r w:rsidR="0053420D" w:rsidRPr="0053420D">
              <w:rPr>
                <w:rFonts w:ascii="Arial" w:hAnsi="Arial" w:cs="Arial"/>
                <w:sz w:val="18"/>
                <w:szCs w:val="18"/>
              </w:rPr>
              <w:t>Multipleksera / Demultipleksera</w:t>
            </w:r>
          </w:p>
          <w:p w14:paraId="5D50AAFD" w14:textId="77777777" w:rsidR="00FD469B" w:rsidRPr="00967FC9" w:rsidRDefault="00FD469B" w:rsidP="00ED42D9">
            <w:pPr>
              <w:spacing w:before="20" w:after="20"/>
              <w:jc w:val="center"/>
              <w:rPr>
                <w:rFonts w:ascii="Arial" w:hAnsi="Arial" w:cs="Arial"/>
                <w:sz w:val="18"/>
                <w:szCs w:val="18"/>
              </w:rPr>
            </w:pPr>
            <w:r w:rsidRPr="00967FC9">
              <w:rPr>
                <w:rFonts w:ascii="Arial" w:hAnsi="Arial" w:cs="Arial"/>
                <w:bCs/>
                <w:sz w:val="18"/>
                <w:szCs w:val="18"/>
              </w:rPr>
              <w:t>w szafie RACK</w:t>
            </w:r>
          </w:p>
        </w:tc>
        <w:tc>
          <w:tcPr>
            <w:tcW w:w="0" w:type="auto"/>
            <w:tcBorders>
              <w:left w:val="single" w:sz="18" w:space="0" w:color="auto"/>
              <w:right w:val="single" w:sz="18" w:space="0" w:color="auto"/>
            </w:tcBorders>
            <w:vAlign w:val="center"/>
          </w:tcPr>
          <w:p w14:paraId="7ABC9182" w14:textId="77777777" w:rsidR="00FD469B" w:rsidRPr="004D5A35" w:rsidRDefault="00FD469B" w:rsidP="00ED42D9">
            <w:pPr>
              <w:spacing w:before="20" w:after="20"/>
              <w:jc w:val="center"/>
              <w:rPr>
                <w:rFonts w:ascii="Arial" w:hAnsi="Arial" w:cs="Arial"/>
                <w:sz w:val="18"/>
                <w:szCs w:val="18"/>
              </w:rPr>
            </w:pPr>
          </w:p>
        </w:tc>
        <w:tc>
          <w:tcPr>
            <w:tcW w:w="0" w:type="auto"/>
            <w:tcBorders>
              <w:left w:val="single" w:sz="18" w:space="0" w:color="auto"/>
            </w:tcBorders>
            <w:vAlign w:val="center"/>
          </w:tcPr>
          <w:p w14:paraId="2F27341E"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szt.</w:t>
            </w:r>
          </w:p>
        </w:tc>
      </w:tr>
      <w:tr w:rsidR="00ED42D9" w:rsidRPr="004D5A35" w14:paraId="5B42A797" w14:textId="77777777" w:rsidTr="00ED42D9">
        <w:trPr>
          <w:jc w:val="center"/>
        </w:trPr>
        <w:tc>
          <w:tcPr>
            <w:tcW w:w="0" w:type="auto"/>
            <w:tcBorders>
              <w:bottom w:val="single" w:sz="4" w:space="0" w:color="auto"/>
              <w:right w:val="single" w:sz="18" w:space="0" w:color="auto"/>
            </w:tcBorders>
            <w:vAlign w:val="center"/>
          </w:tcPr>
          <w:p w14:paraId="4769E80E" w14:textId="77777777" w:rsidR="00FD469B" w:rsidRPr="004D5A35" w:rsidRDefault="00E54397" w:rsidP="00CD2303">
            <w:pPr>
              <w:spacing w:before="20" w:after="20"/>
              <w:jc w:val="center"/>
              <w:rPr>
                <w:rFonts w:ascii="Arial" w:hAnsi="Arial" w:cs="Arial"/>
                <w:sz w:val="18"/>
                <w:szCs w:val="18"/>
              </w:rPr>
            </w:pPr>
            <w:r>
              <w:rPr>
                <w:rFonts w:ascii="Arial" w:hAnsi="Arial" w:cs="Arial"/>
                <w:sz w:val="18"/>
                <w:szCs w:val="18"/>
              </w:rPr>
              <w:t>1</w:t>
            </w:r>
            <w:r w:rsidR="00CD2303">
              <w:rPr>
                <w:rFonts w:ascii="Arial" w:hAnsi="Arial" w:cs="Arial"/>
                <w:sz w:val="18"/>
                <w:szCs w:val="18"/>
              </w:rPr>
              <w:t>8</w:t>
            </w:r>
          </w:p>
        </w:tc>
        <w:tc>
          <w:tcPr>
            <w:tcW w:w="0" w:type="auto"/>
            <w:tcBorders>
              <w:left w:val="single" w:sz="18" w:space="0" w:color="auto"/>
              <w:bottom w:val="single" w:sz="4" w:space="0" w:color="auto"/>
              <w:right w:val="single" w:sz="18" w:space="0" w:color="auto"/>
            </w:tcBorders>
            <w:vAlign w:val="center"/>
          </w:tcPr>
          <w:p w14:paraId="44F83F45" w14:textId="77777777" w:rsidR="009C1E09"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Montaż wzmacniacza EDFA</w:t>
            </w:r>
          </w:p>
          <w:p w14:paraId="02A02046" w14:textId="77777777" w:rsidR="00FD469B" w:rsidRPr="00967FC9" w:rsidRDefault="00FD469B" w:rsidP="00ED42D9">
            <w:pPr>
              <w:spacing w:before="20" w:after="20"/>
              <w:jc w:val="center"/>
              <w:rPr>
                <w:rFonts w:ascii="Arial" w:hAnsi="Arial" w:cs="Arial"/>
                <w:sz w:val="18"/>
                <w:szCs w:val="18"/>
              </w:rPr>
            </w:pPr>
            <w:r w:rsidRPr="00967FC9">
              <w:rPr>
                <w:rFonts w:ascii="Arial" w:hAnsi="Arial" w:cs="Arial"/>
                <w:bCs/>
                <w:sz w:val="18"/>
                <w:szCs w:val="18"/>
              </w:rPr>
              <w:t>w szafie</w:t>
            </w:r>
            <w:r w:rsidRPr="00967FC9">
              <w:rPr>
                <w:rFonts w:ascii="Arial" w:hAnsi="Arial" w:cs="Arial"/>
                <w:sz w:val="18"/>
                <w:szCs w:val="18"/>
              </w:rPr>
              <w:t xml:space="preserve"> </w:t>
            </w:r>
            <w:r w:rsidR="0053420D" w:rsidRPr="00967FC9">
              <w:rPr>
                <w:rFonts w:ascii="Arial" w:hAnsi="Arial" w:cs="Arial"/>
                <w:bCs/>
                <w:sz w:val="18"/>
                <w:szCs w:val="18"/>
              </w:rPr>
              <w:t>RACK</w:t>
            </w:r>
          </w:p>
        </w:tc>
        <w:tc>
          <w:tcPr>
            <w:tcW w:w="0" w:type="auto"/>
            <w:tcBorders>
              <w:left w:val="single" w:sz="18" w:space="0" w:color="auto"/>
              <w:bottom w:val="single" w:sz="4" w:space="0" w:color="auto"/>
              <w:right w:val="single" w:sz="18" w:space="0" w:color="auto"/>
            </w:tcBorders>
            <w:vAlign w:val="center"/>
          </w:tcPr>
          <w:p w14:paraId="5402C79D" w14:textId="77777777" w:rsidR="00FD469B" w:rsidRPr="004D5A35" w:rsidRDefault="00FD469B" w:rsidP="00ED42D9">
            <w:pPr>
              <w:spacing w:before="20" w:after="20"/>
              <w:jc w:val="center"/>
              <w:rPr>
                <w:rFonts w:ascii="Arial" w:hAnsi="Arial" w:cs="Arial"/>
                <w:sz w:val="18"/>
                <w:szCs w:val="18"/>
              </w:rPr>
            </w:pPr>
          </w:p>
        </w:tc>
        <w:tc>
          <w:tcPr>
            <w:tcW w:w="0" w:type="auto"/>
            <w:tcBorders>
              <w:left w:val="single" w:sz="18" w:space="0" w:color="auto"/>
              <w:bottom w:val="single" w:sz="4" w:space="0" w:color="auto"/>
            </w:tcBorders>
            <w:vAlign w:val="center"/>
          </w:tcPr>
          <w:p w14:paraId="09B0B5FF"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szt.</w:t>
            </w:r>
          </w:p>
        </w:tc>
      </w:tr>
      <w:tr w:rsidR="00ED42D9" w:rsidRPr="004D5A35" w14:paraId="299F06D2" w14:textId="77777777" w:rsidTr="00ED42D9">
        <w:trPr>
          <w:jc w:val="center"/>
        </w:trPr>
        <w:tc>
          <w:tcPr>
            <w:tcW w:w="0" w:type="auto"/>
            <w:tcBorders>
              <w:bottom w:val="single" w:sz="18" w:space="0" w:color="auto"/>
              <w:right w:val="single" w:sz="18" w:space="0" w:color="auto"/>
            </w:tcBorders>
            <w:vAlign w:val="center"/>
          </w:tcPr>
          <w:p w14:paraId="27242F4A" w14:textId="77777777" w:rsidR="00FD469B" w:rsidRPr="004D5A35" w:rsidRDefault="00E54397" w:rsidP="00CD2303">
            <w:pPr>
              <w:spacing w:before="20" w:after="20"/>
              <w:jc w:val="center"/>
              <w:rPr>
                <w:rFonts w:ascii="Arial" w:hAnsi="Arial" w:cs="Arial"/>
                <w:sz w:val="18"/>
                <w:szCs w:val="18"/>
              </w:rPr>
            </w:pPr>
            <w:r>
              <w:rPr>
                <w:rFonts w:ascii="Arial" w:hAnsi="Arial" w:cs="Arial"/>
                <w:sz w:val="18"/>
                <w:szCs w:val="18"/>
              </w:rPr>
              <w:t>1</w:t>
            </w:r>
            <w:r w:rsidR="00CD2303">
              <w:rPr>
                <w:rFonts w:ascii="Arial" w:hAnsi="Arial" w:cs="Arial"/>
                <w:sz w:val="18"/>
                <w:szCs w:val="18"/>
              </w:rPr>
              <w:t>9</w:t>
            </w:r>
          </w:p>
        </w:tc>
        <w:tc>
          <w:tcPr>
            <w:tcW w:w="0" w:type="auto"/>
            <w:tcBorders>
              <w:left w:val="single" w:sz="18" w:space="0" w:color="auto"/>
              <w:bottom w:val="single" w:sz="18" w:space="0" w:color="auto"/>
              <w:right w:val="single" w:sz="18" w:space="0" w:color="auto"/>
            </w:tcBorders>
            <w:vAlign w:val="center"/>
          </w:tcPr>
          <w:p w14:paraId="3236DEC9" w14:textId="77777777" w:rsidR="009C1E09"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Montaż kompensatora dyspersji</w:t>
            </w:r>
          </w:p>
          <w:p w14:paraId="7E0D81A2"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 xml:space="preserve">w </w:t>
            </w:r>
            <w:r w:rsidR="00E54397" w:rsidRPr="00E54397">
              <w:rPr>
                <w:rFonts w:ascii="Arial" w:hAnsi="Arial" w:cs="Arial"/>
                <w:bCs/>
                <w:sz w:val="18"/>
                <w:szCs w:val="18"/>
              </w:rPr>
              <w:t>szafie</w:t>
            </w:r>
            <w:r w:rsidR="00E54397" w:rsidRPr="00E54397">
              <w:rPr>
                <w:rFonts w:ascii="Arial" w:hAnsi="Arial" w:cs="Arial"/>
                <w:sz w:val="18"/>
                <w:szCs w:val="18"/>
              </w:rPr>
              <w:t xml:space="preserve"> </w:t>
            </w:r>
            <w:r w:rsidR="00E54397" w:rsidRPr="00E54397">
              <w:rPr>
                <w:rFonts w:ascii="Arial" w:hAnsi="Arial" w:cs="Arial"/>
                <w:bCs/>
                <w:sz w:val="18"/>
                <w:szCs w:val="18"/>
              </w:rPr>
              <w:t>RACK</w:t>
            </w:r>
          </w:p>
        </w:tc>
        <w:tc>
          <w:tcPr>
            <w:tcW w:w="0" w:type="auto"/>
            <w:tcBorders>
              <w:left w:val="single" w:sz="18" w:space="0" w:color="auto"/>
              <w:bottom w:val="single" w:sz="18" w:space="0" w:color="auto"/>
              <w:right w:val="single" w:sz="18" w:space="0" w:color="auto"/>
            </w:tcBorders>
            <w:vAlign w:val="center"/>
          </w:tcPr>
          <w:p w14:paraId="67332207" w14:textId="77777777" w:rsidR="00FD469B" w:rsidRPr="004D5A35" w:rsidRDefault="00FD469B" w:rsidP="00ED42D9">
            <w:pPr>
              <w:spacing w:before="20" w:after="20"/>
              <w:jc w:val="center"/>
              <w:rPr>
                <w:rFonts w:ascii="Arial" w:hAnsi="Arial" w:cs="Arial"/>
                <w:sz w:val="18"/>
                <w:szCs w:val="18"/>
              </w:rPr>
            </w:pPr>
          </w:p>
        </w:tc>
        <w:tc>
          <w:tcPr>
            <w:tcW w:w="0" w:type="auto"/>
            <w:tcBorders>
              <w:left w:val="single" w:sz="18" w:space="0" w:color="auto"/>
              <w:bottom w:val="single" w:sz="18" w:space="0" w:color="auto"/>
            </w:tcBorders>
            <w:vAlign w:val="center"/>
          </w:tcPr>
          <w:p w14:paraId="2FAD6240"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szt.</w:t>
            </w:r>
          </w:p>
        </w:tc>
      </w:tr>
      <w:tr w:rsidR="00ED42D9" w:rsidRPr="004D5A35" w14:paraId="24B204B1" w14:textId="77777777" w:rsidTr="00ED42D9">
        <w:trPr>
          <w:jc w:val="center"/>
        </w:trPr>
        <w:tc>
          <w:tcPr>
            <w:tcW w:w="0" w:type="auto"/>
            <w:tcBorders>
              <w:top w:val="single" w:sz="18" w:space="0" w:color="auto"/>
              <w:right w:val="single" w:sz="18" w:space="0" w:color="auto"/>
            </w:tcBorders>
            <w:vAlign w:val="center"/>
          </w:tcPr>
          <w:p w14:paraId="54D56A66" w14:textId="77777777" w:rsidR="00FD469B" w:rsidRPr="004D5A35" w:rsidRDefault="00CD2303" w:rsidP="00ED42D9">
            <w:pPr>
              <w:spacing w:before="20" w:after="20"/>
              <w:jc w:val="center"/>
              <w:rPr>
                <w:rFonts w:ascii="Arial" w:hAnsi="Arial" w:cs="Arial"/>
                <w:sz w:val="18"/>
                <w:szCs w:val="18"/>
              </w:rPr>
            </w:pPr>
            <w:r>
              <w:rPr>
                <w:rFonts w:ascii="Arial" w:hAnsi="Arial" w:cs="Arial"/>
                <w:sz w:val="18"/>
                <w:szCs w:val="18"/>
              </w:rPr>
              <w:t>20</w:t>
            </w:r>
          </w:p>
        </w:tc>
        <w:tc>
          <w:tcPr>
            <w:tcW w:w="0" w:type="auto"/>
            <w:tcBorders>
              <w:top w:val="single" w:sz="18" w:space="0" w:color="auto"/>
              <w:left w:val="single" w:sz="18" w:space="0" w:color="auto"/>
              <w:right w:val="single" w:sz="18" w:space="0" w:color="auto"/>
            </w:tcBorders>
            <w:vAlign w:val="center"/>
          </w:tcPr>
          <w:p w14:paraId="1A5FA92B" w14:textId="77777777" w:rsidR="009C1E09" w:rsidRPr="004D5A35" w:rsidRDefault="00ED42D9" w:rsidP="00ED42D9">
            <w:pPr>
              <w:spacing w:before="20" w:after="20"/>
              <w:jc w:val="center"/>
              <w:rPr>
                <w:rFonts w:ascii="Arial" w:hAnsi="Arial" w:cs="Arial"/>
                <w:sz w:val="18"/>
                <w:szCs w:val="18"/>
              </w:rPr>
            </w:pPr>
            <w:r>
              <w:rPr>
                <w:rFonts w:ascii="Arial" w:hAnsi="Arial" w:cs="Arial"/>
                <w:sz w:val="18"/>
                <w:szCs w:val="18"/>
              </w:rPr>
              <w:t>Pomiar</w:t>
            </w:r>
            <w:r w:rsidR="00FD469B" w:rsidRPr="004D5A35">
              <w:rPr>
                <w:rFonts w:ascii="Arial" w:hAnsi="Arial" w:cs="Arial"/>
                <w:sz w:val="18"/>
                <w:szCs w:val="18"/>
              </w:rPr>
              <w:t xml:space="preserve"> tłumienności linii optycznej</w:t>
            </w:r>
          </w:p>
          <w:p w14:paraId="62E98F7D" w14:textId="77777777" w:rsidR="00FD469B" w:rsidRPr="004D5A35" w:rsidRDefault="00FD469B" w:rsidP="00ED42D9">
            <w:pPr>
              <w:spacing w:before="20" w:after="20"/>
              <w:jc w:val="center"/>
              <w:rPr>
                <w:rFonts w:ascii="Arial" w:hAnsi="Arial" w:cs="Arial"/>
                <w:sz w:val="18"/>
                <w:szCs w:val="18"/>
              </w:rPr>
            </w:pPr>
            <w:r w:rsidRPr="004D5A35">
              <w:rPr>
                <w:rFonts w:ascii="Arial" w:hAnsi="Arial" w:cs="Arial"/>
                <w:sz w:val="18"/>
                <w:szCs w:val="18"/>
              </w:rPr>
              <w:t>linii światłowodowej</w:t>
            </w:r>
          </w:p>
        </w:tc>
        <w:tc>
          <w:tcPr>
            <w:tcW w:w="0" w:type="auto"/>
            <w:tcBorders>
              <w:top w:val="single" w:sz="18" w:space="0" w:color="auto"/>
              <w:left w:val="single" w:sz="18" w:space="0" w:color="auto"/>
              <w:right w:val="single" w:sz="18" w:space="0" w:color="auto"/>
            </w:tcBorders>
            <w:vAlign w:val="center"/>
          </w:tcPr>
          <w:p w14:paraId="3532A972" w14:textId="77777777" w:rsidR="00FD469B" w:rsidRPr="004D5A35" w:rsidRDefault="00FD469B" w:rsidP="00ED42D9">
            <w:pPr>
              <w:spacing w:before="20" w:after="20"/>
              <w:jc w:val="center"/>
              <w:rPr>
                <w:rFonts w:ascii="Arial" w:hAnsi="Arial" w:cs="Arial"/>
                <w:sz w:val="18"/>
                <w:szCs w:val="18"/>
              </w:rPr>
            </w:pPr>
          </w:p>
        </w:tc>
        <w:tc>
          <w:tcPr>
            <w:tcW w:w="0" w:type="auto"/>
            <w:tcBorders>
              <w:top w:val="single" w:sz="18" w:space="0" w:color="auto"/>
              <w:left w:val="single" w:sz="18" w:space="0" w:color="auto"/>
            </w:tcBorders>
            <w:vAlign w:val="center"/>
          </w:tcPr>
          <w:p w14:paraId="739B37A1" w14:textId="77777777" w:rsidR="00FD469B" w:rsidRPr="004D5A35" w:rsidRDefault="003F625A" w:rsidP="00ED42D9">
            <w:pPr>
              <w:spacing w:before="20" w:after="20"/>
              <w:jc w:val="center"/>
              <w:rPr>
                <w:rFonts w:ascii="Arial" w:hAnsi="Arial" w:cs="Arial"/>
                <w:sz w:val="18"/>
                <w:szCs w:val="18"/>
              </w:rPr>
            </w:pPr>
            <w:r>
              <w:rPr>
                <w:rFonts w:ascii="Arial" w:hAnsi="Arial" w:cs="Arial"/>
                <w:sz w:val="18"/>
                <w:szCs w:val="18"/>
              </w:rPr>
              <w:t>szt.</w:t>
            </w:r>
          </w:p>
        </w:tc>
      </w:tr>
      <w:tr w:rsidR="00FD469B" w:rsidRPr="004D5A35" w14:paraId="4CCA1D1D" w14:textId="77777777" w:rsidTr="00ED42D9">
        <w:trPr>
          <w:jc w:val="center"/>
        </w:trPr>
        <w:tc>
          <w:tcPr>
            <w:tcW w:w="0" w:type="auto"/>
            <w:tcBorders>
              <w:right w:val="single" w:sz="18" w:space="0" w:color="auto"/>
            </w:tcBorders>
            <w:vAlign w:val="center"/>
          </w:tcPr>
          <w:p w14:paraId="5C6AAEAD" w14:textId="77777777" w:rsidR="00FD469B" w:rsidRPr="004D5A35" w:rsidRDefault="000233A1" w:rsidP="00CD2303">
            <w:pPr>
              <w:spacing w:before="20" w:after="20"/>
              <w:jc w:val="center"/>
              <w:rPr>
                <w:rFonts w:ascii="Arial" w:hAnsi="Arial" w:cs="Arial"/>
                <w:sz w:val="18"/>
                <w:szCs w:val="18"/>
              </w:rPr>
            </w:pPr>
            <w:r>
              <w:rPr>
                <w:rFonts w:ascii="Arial" w:hAnsi="Arial" w:cs="Arial"/>
                <w:sz w:val="18"/>
                <w:szCs w:val="18"/>
              </w:rPr>
              <w:t>2</w:t>
            </w:r>
            <w:r w:rsidR="00CD2303">
              <w:rPr>
                <w:rFonts w:ascii="Arial" w:hAnsi="Arial" w:cs="Arial"/>
                <w:sz w:val="18"/>
                <w:szCs w:val="18"/>
              </w:rPr>
              <w:t>1</w:t>
            </w:r>
          </w:p>
        </w:tc>
        <w:tc>
          <w:tcPr>
            <w:tcW w:w="0" w:type="auto"/>
            <w:tcBorders>
              <w:left w:val="single" w:sz="18" w:space="0" w:color="auto"/>
              <w:right w:val="single" w:sz="18" w:space="0" w:color="auto"/>
            </w:tcBorders>
            <w:vAlign w:val="center"/>
          </w:tcPr>
          <w:p w14:paraId="03BBFB6B" w14:textId="77777777" w:rsidR="009C1E09" w:rsidRPr="00967FC9" w:rsidRDefault="00ED42D9" w:rsidP="00ED42D9">
            <w:pPr>
              <w:spacing w:before="20" w:after="20"/>
              <w:jc w:val="center"/>
              <w:rPr>
                <w:rFonts w:ascii="Arial" w:hAnsi="Arial" w:cs="Arial"/>
                <w:sz w:val="18"/>
                <w:szCs w:val="18"/>
              </w:rPr>
            </w:pPr>
            <w:r w:rsidRPr="00967FC9">
              <w:rPr>
                <w:rFonts w:ascii="Arial" w:hAnsi="Arial" w:cs="Arial"/>
                <w:sz w:val="18"/>
                <w:szCs w:val="18"/>
              </w:rPr>
              <w:t>Pomiar reflektometryczny</w:t>
            </w:r>
          </w:p>
          <w:p w14:paraId="5DA8DFCE" w14:textId="77777777" w:rsidR="00FD469B" w:rsidRPr="00967FC9" w:rsidRDefault="00FD469B" w:rsidP="004716A2">
            <w:pPr>
              <w:spacing w:before="20" w:after="20"/>
              <w:jc w:val="center"/>
              <w:rPr>
                <w:rFonts w:ascii="Arial" w:hAnsi="Arial" w:cs="Arial"/>
                <w:sz w:val="18"/>
                <w:szCs w:val="18"/>
              </w:rPr>
            </w:pPr>
            <w:r w:rsidRPr="00967FC9">
              <w:rPr>
                <w:rFonts w:ascii="Arial" w:hAnsi="Arial" w:cs="Arial"/>
                <w:bCs/>
                <w:sz w:val="18"/>
                <w:szCs w:val="18"/>
              </w:rPr>
              <w:t>linii światłowodow</w:t>
            </w:r>
            <w:r w:rsidR="004716A2" w:rsidRPr="00967FC9">
              <w:rPr>
                <w:rFonts w:ascii="Arial" w:hAnsi="Arial" w:cs="Arial"/>
                <w:bCs/>
                <w:sz w:val="18"/>
                <w:szCs w:val="18"/>
              </w:rPr>
              <w:t>ej</w:t>
            </w:r>
          </w:p>
        </w:tc>
        <w:tc>
          <w:tcPr>
            <w:tcW w:w="0" w:type="auto"/>
            <w:tcBorders>
              <w:left w:val="single" w:sz="18" w:space="0" w:color="auto"/>
              <w:right w:val="single" w:sz="18" w:space="0" w:color="auto"/>
            </w:tcBorders>
            <w:vAlign w:val="center"/>
          </w:tcPr>
          <w:p w14:paraId="329EDAEC" w14:textId="77777777" w:rsidR="00FD469B" w:rsidRPr="004D5A35" w:rsidRDefault="00FD469B" w:rsidP="00ED42D9">
            <w:pPr>
              <w:spacing w:before="20" w:after="20"/>
              <w:jc w:val="center"/>
              <w:rPr>
                <w:rFonts w:ascii="Arial" w:hAnsi="Arial" w:cs="Arial"/>
                <w:sz w:val="18"/>
                <w:szCs w:val="18"/>
              </w:rPr>
            </w:pPr>
          </w:p>
        </w:tc>
        <w:tc>
          <w:tcPr>
            <w:tcW w:w="0" w:type="auto"/>
            <w:tcBorders>
              <w:left w:val="single" w:sz="18" w:space="0" w:color="auto"/>
            </w:tcBorders>
            <w:vAlign w:val="center"/>
          </w:tcPr>
          <w:p w14:paraId="13415798" w14:textId="77777777" w:rsidR="00FD469B" w:rsidRPr="004D5A35" w:rsidRDefault="003F625A" w:rsidP="00ED42D9">
            <w:pPr>
              <w:spacing w:before="20" w:after="20"/>
              <w:jc w:val="center"/>
              <w:rPr>
                <w:rFonts w:ascii="Arial" w:hAnsi="Arial" w:cs="Arial"/>
                <w:sz w:val="18"/>
                <w:szCs w:val="18"/>
              </w:rPr>
            </w:pPr>
            <w:r>
              <w:rPr>
                <w:rFonts w:ascii="Arial" w:hAnsi="Arial" w:cs="Arial"/>
                <w:sz w:val="18"/>
                <w:szCs w:val="18"/>
              </w:rPr>
              <w:t>szt.</w:t>
            </w:r>
          </w:p>
        </w:tc>
      </w:tr>
      <w:tr w:rsidR="00684003" w:rsidRPr="004D5A35" w14:paraId="4EA1DEB7" w14:textId="77777777" w:rsidTr="00ED42D9">
        <w:trPr>
          <w:jc w:val="center"/>
        </w:trPr>
        <w:tc>
          <w:tcPr>
            <w:tcW w:w="0" w:type="auto"/>
            <w:tcBorders>
              <w:right w:val="single" w:sz="18" w:space="0" w:color="auto"/>
            </w:tcBorders>
            <w:vAlign w:val="center"/>
          </w:tcPr>
          <w:p w14:paraId="00CBB289" w14:textId="77777777" w:rsidR="00684003" w:rsidRPr="004D5A35" w:rsidRDefault="000233A1" w:rsidP="00CD2303">
            <w:pPr>
              <w:pStyle w:val="Default"/>
              <w:spacing w:before="20" w:after="20"/>
              <w:jc w:val="center"/>
              <w:rPr>
                <w:sz w:val="18"/>
                <w:szCs w:val="18"/>
              </w:rPr>
            </w:pPr>
            <w:r>
              <w:rPr>
                <w:sz w:val="18"/>
                <w:szCs w:val="18"/>
              </w:rPr>
              <w:t>2</w:t>
            </w:r>
            <w:r w:rsidR="00CD2303">
              <w:rPr>
                <w:sz w:val="18"/>
                <w:szCs w:val="18"/>
              </w:rPr>
              <w:t>2</w:t>
            </w:r>
          </w:p>
        </w:tc>
        <w:tc>
          <w:tcPr>
            <w:tcW w:w="0" w:type="auto"/>
            <w:tcBorders>
              <w:left w:val="single" w:sz="18" w:space="0" w:color="auto"/>
              <w:right w:val="single" w:sz="18" w:space="0" w:color="auto"/>
            </w:tcBorders>
            <w:vAlign w:val="center"/>
          </w:tcPr>
          <w:p w14:paraId="218CF2CF" w14:textId="77777777" w:rsidR="00684003" w:rsidRPr="00967FC9" w:rsidRDefault="00ED42D9" w:rsidP="00ED42D9">
            <w:pPr>
              <w:pStyle w:val="Default"/>
              <w:spacing w:before="20" w:after="20"/>
              <w:jc w:val="center"/>
              <w:rPr>
                <w:sz w:val="18"/>
                <w:szCs w:val="18"/>
              </w:rPr>
            </w:pPr>
            <w:r w:rsidRPr="00967FC9">
              <w:rPr>
                <w:sz w:val="18"/>
                <w:szCs w:val="18"/>
              </w:rPr>
              <w:t xml:space="preserve">Badanie </w:t>
            </w:r>
            <w:r w:rsidR="00684003" w:rsidRPr="00967FC9">
              <w:rPr>
                <w:sz w:val="18"/>
                <w:szCs w:val="18"/>
              </w:rPr>
              <w:t>szczelnoś</w:t>
            </w:r>
            <w:r w:rsidRPr="00967FC9">
              <w:rPr>
                <w:sz w:val="18"/>
                <w:szCs w:val="18"/>
              </w:rPr>
              <w:t xml:space="preserve">ci </w:t>
            </w:r>
            <w:r w:rsidR="00684003" w:rsidRPr="00967FC9">
              <w:rPr>
                <w:sz w:val="18"/>
                <w:szCs w:val="18"/>
              </w:rPr>
              <w:t>kanalizacji wtórnej</w:t>
            </w:r>
          </w:p>
        </w:tc>
        <w:tc>
          <w:tcPr>
            <w:tcW w:w="0" w:type="auto"/>
            <w:tcBorders>
              <w:left w:val="single" w:sz="18" w:space="0" w:color="auto"/>
              <w:right w:val="single" w:sz="18" w:space="0" w:color="auto"/>
            </w:tcBorders>
            <w:vAlign w:val="center"/>
          </w:tcPr>
          <w:p w14:paraId="374BBC27" w14:textId="77777777" w:rsidR="00684003" w:rsidRPr="004D5A35" w:rsidRDefault="00684003" w:rsidP="00ED42D9">
            <w:pPr>
              <w:pStyle w:val="Default"/>
              <w:spacing w:before="20" w:after="20"/>
              <w:jc w:val="center"/>
              <w:rPr>
                <w:sz w:val="18"/>
                <w:szCs w:val="18"/>
              </w:rPr>
            </w:pPr>
          </w:p>
        </w:tc>
        <w:tc>
          <w:tcPr>
            <w:tcW w:w="0" w:type="auto"/>
            <w:tcBorders>
              <w:left w:val="single" w:sz="18" w:space="0" w:color="auto"/>
            </w:tcBorders>
            <w:vAlign w:val="center"/>
          </w:tcPr>
          <w:p w14:paraId="6F7DF80C" w14:textId="77777777" w:rsidR="00684003" w:rsidRPr="004D5A35" w:rsidRDefault="00684003" w:rsidP="00ED42D9">
            <w:pPr>
              <w:pStyle w:val="Default"/>
              <w:spacing w:before="20" w:after="20"/>
              <w:jc w:val="center"/>
              <w:rPr>
                <w:sz w:val="18"/>
                <w:szCs w:val="18"/>
              </w:rPr>
            </w:pPr>
            <w:r w:rsidRPr="004D5A35">
              <w:rPr>
                <w:sz w:val="18"/>
                <w:szCs w:val="18"/>
              </w:rPr>
              <w:t>szt.</w:t>
            </w:r>
          </w:p>
        </w:tc>
      </w:tr>
      <w:tr w:rsidR="00684003" w:rsidRPr="004D5A35" w14:paraId="6E6EC2FB" w14:textId="77777777" w:rsidTr="00ED42D9">
        <w:trPr>
          <w:jc w:val="center"/>
        </w:trPr>
        <w:tc>
          <w:tcPr>
            <w:tcW w:w="0" w:type="auto"/>
            <w:tcBorders>
              <w:right w:val="single" w:sz="18" w:space="0" w:color="auto"/>
            </w:tcBorders>
            <w:vAlign w:val="center"/>
          </w:tcPr>
          <w:p w14:paraId="32EA0426" w14:textId="77777777" w:rsidR="00684003" w:rsidRPr="004D5A35" w:rsidRDefault="000233A1" w:rsidP="00CD2303">
            <w:pPr>
              <w:pStyle w:val="Default"/>
              <w:spacing w:before="20" w:after="20"/>
              <w:jc w:val="center"/>
              <w:rPr>
                <w:sz w:val="18"/>
                <w:szCs w:val="18"/>
              </w:rPr>
            </w:pPr>
            <w:r>
              <w:rPr>
                <w:sz w:val="18"/>
                <w:szCs w:val="18"/>
              </w:rPr>
              <w:t>2</w:t>
            </w:r>
            <w:r w:rsidR="00CD2303">
              <w:rPr>
                <w:sz w:val="18"/>
                <w:szCs w:val="18"/>
              </w:rPr>
              <w:t>3</w:t>
            </w:r>
          </w:p>
        </w:tc>
        <w:tc>
          <w:tcPr>
            <w:tcW w:w="0" w:type="auto"/>
            <w:tcBorders>
              <w:left w:val="single" w:sz="18" w:space="0" w:color="auto"/>
              <w:right w:val="single" w:sz="18" w:space="0" w:color="auto"/>
            </w:tcBorders>
            <w:vAlign w:val="center"/>
          </w:tcPr>
          <w:p w14:paraId="56ADEE56" w14:textId="77777777" w:rsidR="00684003" w:rsidRPr="004D5A35" w:rsidRDefault="00684003" w:rsidP="00ED42D9">
            <w:pPr>
              <w:pStyle w:val="Default"/>
              <w:spacing w:before="20" w:after="20"/>
              <w:jc w:val="center"/>
              <w:rPr>
                <w:sz w:val="18"/>
                <w:szCs w:val="18"/>
              </w:rPr>
            </w:pPr>
            <w:r w:rsidRPr="004D5A35">
              <w:rPr>
                <w:sz w:val="18"/>
                <w:szCs w:val="18"/>
              </w:rPr>
              <w:t>Badanie szczelności rurociągu kablowego</w:t>
            </w:r>
          </w:p>
        </w:tc>
        <w:tc>
          <w:tcPr>
            <w:tcW w:w="0" w:type="auto"/>
            <w:tcBorders>
              <w:left w:val="single" w:sz="18" w:space="0" w:color="auto"/>
              <w:right w:val="single" w:sz="18" w:space="0" w:color="auto"/>
            </w:tcBorders>
            <w:vAlign w:val="center"/>
          </w:tcPr>
          <w:p w14:paraId="699D2C7C" w14:textId="77777777" w:rsidR="00684003" w:rsidRPr="004D5A35" w:rsidRDefault="00684003" w:rsidP="00ED42D9">
            <w:pPr>
              <w:pStyle w:val="Default"/>
              <w:spacing w:before="20" w:after="20"/>
              <w:jc w:val="center"/>
              <w:rPr>
                <w:sz w:val="18"/>
                <w:szCs w:val="18"/>
              </w:rPr>
            </w:pPr>
          </w:p>
        </w:tc>
        <w:tc>
          <w:tcPr>
            <w:tcW w:w="0" w:type="auto"/>
            <w:tcBorders>
              <w:left w:val="single" w:sz="18" w:space="0" w:color="auto"/>
            </w:tcBorders>
            <w:vAlign w:val="center"/>
          </w:tcPr>
          <w:p w14:paraId="4DC089AE" w14:textId="77777777" w:rsidR="00684003" w:rsidRPr="004D5A35" w:rsidRDefault="00684003" w:rsidP="00ED42D9">
            <w:pPr>
              <w:pStyle w:val="Default"/>
              <w:spacing w:before="20" w:after="20"/>
              <w:jc w:val="center"/>
              <w:rPr>
                <w:sz w:val="18"/>
                <w:szCs w:val="18"/>
              </w:rPr>
            </w:pPr>
            <w:r w:rsidRPr="004D5A35">
              <w:rPr>
                <w:sz w:val="18"/>
                <w:szCs w:val="18"/>
              </w:rPr>
              <w:t>szt.</w:t>
            </w:r>
          </w:p>
        </w:tc>
      </w:tr>
      <w:tr w:rsidR="00684003" w:rsidRPr="004D5A35" w14:paraId="20B567E6" w14:textId="77777777" w:rsidTr="00ED42D9">
        <w:trPr>
          <w:jc w:val="center"/>
        </w:trPr>
        <w:tc>
          <w:tcPr>
            <w:tcW w:w="0" w:type="auto"/>
            <w:tcBorders>
              <w:right w:val="single" w:sz="18" w:space="0" w:color="auto"/>
            </w:tcBorders>
            <w:vAlign w:val="center"/>
          </w:tcPr>
          <w:p w14:paraId="2A3B112B" w14:textId="77777777" w:rsidR="00684003" w:rsidRPr="004D5A35" w:rsidRDefault="000233A1" w:rsidP="00CD2303">
            <w:pPr>
              <w:pStyle w:val="Default"/>
              <w:spacing w:before="20" w:after="20"/>
              <w:jc w:val="center"/>
              <w:rPr>
                <w:sz w:val="18"/>
                <w:szCs w:val="18"/>
              </w:rPr>
            </w:pPr>
            <w:r>
              <w:rPr>
                <w:sz w:val="18"/>
                <w:szCs w:val="18"/>
              </w:rPr>
              <w:t>2</w:t>
            </w:r>
            <w:r w:rsidR="00CD2303">
              <w:rPr>
                <w:sz w:val="18"/>
                <w:szCs w:val="18"/>
              </w:rPr>
              <w:t>4</w:t>
            </w:r>
          </w:p>
        </w:tc>
        <w:tc>
          <w:tcPr>
            <w:tcW w:w="0" w:type="auto"/>
            <w:tcBorders>
              <w:left w:val="single" w:sz="18" w:space="0" w:color="auto"/>
              <w:right w:val="single" w:sz="18" w:space="0" w:color="auto"/>
            </w:tcBorders>
            <w:vAlign w:val="center"/>
          </w:tcPr>
          <w:p w14:paraId="370E6D5F" w14:textId="77777777" w:rsidR="00684003" w:rsidRPr="004D5A35" w:rsidRDefault="00ED42D9" w:rsidP="00ED42D9">
            <w:pPr>
              <w:pStyle w:val="Default"/>
              <w:spacing w:before="20" w:after="20"/>
              <w:jc w:val="center"/>
              <w:rPr>
                <w:sz w:val="18"/>
                <w:szCs w:val="18"/>
              </w:rPr>
            </w:pPr>
            <w:r>
              <w:rPr>
                <w:sz w:val="18"/>
                <w:szCs w:val="18"/>
              </w:rPr>
              <w:t xml:space="preserve">Badanie </w:t>
            </w:r>
            <w:r w:rsidR="00684003" w:rsidRPr="004D5A35">
              <w:rPr>
                <w:sz w:val="18"/>
                <w:szCs w:val="18"/>
              </w:rPr>
              <w:t>szczelności przepustów</w:t>
            </w:r>
          </w:p>
        </w:tc>
        <w:tc>
          <w:tcPr>
            <w:tcW w:w="0" w:type="auto"/>
            <w:tcBorders>
              <w:left w:val="single" w:sz="18" w:space="0" w:color="auto"/>
              <w:right w:val="single" w:sz="18" w:space="0" w:color="auto"/>
            </w:tcBorders>
            <w:vAlign w:val="center"/>
          </w:tcPr>
          <w:p w14:paraId="3F86ABAE" w14:textId="77777777" w:rsidR="00684003" w:rsidRPr="004D5A35" w:rsidRDefault="00684003" w:rsidP="00ED42D9">
            <w:pPr>
              <w:pStyle w:val="Default"/>
              <w:spacing w:before="20" w:after="20"/>
              <w:jc w:val="center"/>
              <w:rPr>
                <w:sz w:val="18"/>
                <w:szCs w:val="18"/>
              </w:rPr>
            </w:pPr>
          </w:p>
        </w:tc>
        <w:tc>
          <w:tcPr>
            <w:tcW w:w="0" w:type="auto"/>
            <w:tcBorders>
              <w:left w:val="single" w:sz="18" w:space="0" w:color="auto"/>
            </w:tcBorders>
            <w:vAlign w:val="center"/>
          </w:tcPr>
          <w:p w14:paraId="2C7507B5" w14:textId="77777777" w:rsidR="00684003" w:rsidRPr="004D5A35" w:rsidRDefault="00684003" w:rsidP="00ED42D9">
            <w:pPr>
              <w:pStyle w:val="Default"/>
              <w:spacing w:before="20" w:after="20"/>
              <w:jc w:val="center"/>
              <w:rPr>
                <w:sz w:val="18"/>
                <w:szCs w:val="18"/>
              </w:rPr>
            </w:pPr>
            <w:r w:rsidRPr="004D5A35">
              <w:rPr>
                <w:sz w:val="18"/>
                <w:szCs w:val="18"/>
              </w:rPr>
              <w:t>szt.</w:t>
            </w:r>
          </w:p>
        </w:tc>
      </w:tr>
    </w:tbl>
    <w:p w14:paraId="6A5F9E6C" w14:textId="77777777" w:rsidR="00F22FDE" w:rsidRDefault="00F22FDE" w:rsidP="006D50D0">
      <w:pPr>
        <w:pStyle w:val="Rozdzia"/>
      </w:pPr>
    </w:p>
    <w:p w14:paraId="714D7417" w14:textId="77777777" w:rsidR="00145B99" w:rsidRDefault="00145B99" w:rsidP="00BC7264">
      <w:pPr>
        <w:pStyle w:val="Rozdzia"/>
      </w:pPr>
    </w:p>
    <w:p w14:paraId="436B94E9" w14:textId="77777777" w:rsidR="00145B99" w:rsidRDefault="00145B99" w:rsidP="00BC7264">
      <w:pPr>
        <w:pStyle w:val="Rozdzia"/>
      </w:pPr>
    </w:p>
    <w:p w14:paraId="113C808B" w14:textId="77777777" w:rsidR="00D63983" w:rsidRDefault="00D63983">
      <w:pPr>
        <w:rPr>
          <w:rFonts w:ascii="Arial" w:eastAsia="Arial" w:hAnsi="Arial" w:cs="Arial"/>
          <w:b/>
          <w:bCs/>
          <w:sz w:val="28"/>
          <w:szCs w:val="28"/>
        </w:rPr>
      </w:pPr>
      <w:r>
        <w:br w:type="page"/>
      </w:r>
    </w:p>
    <w:p w14:paraId="591C1C6D" w14:textId="77777777" w:rsidR="00BC7264" w:rsidRDefault="00224DD5" w:rsidP="00BC7264">
      <w:pPr>
        <w:pStyle w:val="Rozdzia"/>
      </w:pPr>
      <w:bookmarkStart w:id="489" w:name="_Toc85183145"/>
      <w:r>
        <w:lastRenderedPageBreak/>
        <w:t>5</w:t>
      </w:r>
      <w:r w:rsidR="006D50D0">
        <w:t>. Rysunki</w:t>
      </w:r>
      <w:bookmarkEnd w:id="489"/>
    </w:p>
    <w:p w14:paraId="267B69D3" w14:textId="77777777" w:rsidR="002F76DB" w:rsidRDefault="00224DD5" w:rsidP="002F76DB">
      <w:pPr>
        <w:pStyle w:val="Podrozdzia"/>
      </w:pPr>
      <w:bookmarkStart w:id="490" w:name="_Toc85183146"/>
      <w:r>
        <w:t>5</w:t>
      </w:r>
      <w:r w:rsidR="002F76DB">
        <w:t xml:space="preserve">.1. Lokalizacja </w:t>
      </w:r>
      <w:r w:rsidR="006B5C3C">
        <w:t>obiektów</w:t>
      </w:r>
      <w:bookmarkEnd w:id="490"/>
      <w:r w:rsidR="002F76DB">
        <w:t xml:space="preserve"> </w:t>
      </w:r>
    </w:p>
    <w:p w14:paraId="67979087" w14:textId="77777777" w:rsidR="00BC7264" w:rsidRPr="00A228FA" w:rsidRDefault="00A228FA" w:rsidP="00A228FA">
      <w:pPr>
        <w:jc w:val="both"/>
        <w:rPr>
          <w:rFonts w:ascii="Arial" w:hAnsi="Arial" w:cs="Arial"/>
          <w:sz w:val="20"/>
          <w:szCs w:val="20"/>
        </w:rPr>
      </w:pPr>
      <w:r>
        <w:rPr>
          <w:rFonts w:ascii="Arial" w:hAnsi="Arial" w:cs="Arial"/>
          <w:sz w:val="20"/>
          <w:szCs w:val="20"/>
        </w:rPr>
        <w:t>Zaznaczone na mapach, mogą być widoki z Google z naniesionymi obiektami</w:t>
      </w:r>
    </w:p>
    <w:p w14:paraId="3C9072D2" w14:textId="77777777" w:rsidR="00096B9A" w:rsidRDefault="00224DD5" w:rsidP="006B5C3C">
      <w:pPr>
        <w:pStyle w:val="Podrozdzia"/>
      </w:pPr>
      <w:bookmarkStart w:id="491" w:name="_Toc85183147"/>
      <w:r>
        <w:t>5</w:t>
      </w:r>
      <w:r w:rsidR="006B4DFF" w:rsidRPr="006B4DFF">
        <w:t>.2. Przebieg</w:t>
      </w:r>
      <w:r w:rsidR="00C54B0A">
        <w:t xml:space="preserve"> trasy</w:t>
      </w:r>
      <w:r w:rsidR="006B4DFF" w:rsidRPr="006B4DFF">
        <w:t xml:space="preserve"> łącza światłowodowego</w:t>
      </w:r>
      <w:bookmarkEnd w:id="491"/>
    </w:p>
    <w:p w14:paraId="0C91ABB9" w14:textId="77777777" w:rsidR="00224DD5" w:rsidRPr="00224DD5" w:rsidRDefault="00A228FA" w:rsidP="006B5C3C">
      <w:pPr>
        <w:pStyle w:val="Podrozdzia"/>
        <w:rPr>
          <w:b w:val="0"/>
          <w:sz w:val="20"/>
          <w:szCs w:val="20"/>
        </w:rPr>
      </w:pPr>
      <w:bookmarkStart w:id="492" w:name="_Toc85183148"/>
      <w:r>
        <w:rPr>
          <w:b w:val="0"/>
          <w:sz w:val="20"/>
          <w:szCs w:val="20"/>
        </w:rPr>
        <w:t>Zaznaczone na mapach</w:t>
      </w:r>
      <w:bookmarkEnd w:id="492"/>
    </w:p>
    <w:p w14:paraId="4B758BFB" w14:textId="77777777" w:rsidR="006B5C3C" w:rsidRDefault="00224DD5" w:rsidP="006B5C3C">
      <w:pPr>
        <w:pStyle w:val="Podrozdzia"/>
      </w:pPr>
      <w:bookmarkStart w:id="493" w:name="_Toc85183149"/>
      <w:r>
        <w:t>5</w:t>
      </w:r>
      <w:r w:rsidR="006B5C3C">
        <w:t>.3. Schematy</w:t>
      </w:r>
      <w:bookmarkEnd w:id="493"/>
    </w:p>
    <w:p w14:paraId="778809BA" w14:textId="77777777" w:rsidR="00224DD5" w:rsidRDefault="00A228FA" w:rsidP="006B5C3C">
      <w:pPr>
        <w:pStyle w:val="Podrozdzia"/>
        <w:rPr>
          <w:rFonts w:eastAsiaTheme="minorHAnsi"/>
          <w:b w:val="0"/>
          <w:sz w:val="20"/>
          <w:szCs w:val="20"/>
        </w:rPr>
      </w:pPr>
      <w:bookmarkStart w:id="494" w:name="_Toc85183150"/>
      <w:r w:rsidRPr="00A228FA">
        <w:rPr>
          <w:rFonts w:eastAsiaTheme="minorHAnsi"/>
          <w:b w:val="0"/>
          <w:sz w:val="20"/>
          <w:szCs w:val="20"/>
        </w:rPr>
        <w:t>1. Schemat wyprostowany</w:t>
      </w:r>
      <w:bookmarkEnd w:id="494"/>
    </w:p>
    <w:p w14:paraId="38EA13D7" w14:textId="77777777" w:rsidR="00A228FA" w:rsidRDefault="00A228FA" w:rsidP="006B5C3C">
      <w:pPr>
        <w:pStyle w:val="Podrozdzia"/>
        <w:rPr>
          <w:rFonts w:eastAsiaTheme="minorHAnsi"/>
          <w:b w:val="0"/>
          <w:sz w:val="20"/>
          <w:szCs w:val="20"/>
        </w:rPr>
      </w:pPr>
      <w:bookmarkStart w:id="495" w:name="_Toc85183151"/>
      <w:r>
        <w:rPr>
          <w:rFonts w:eastAsiaTheme="minorHAnsi"/>
          <w:b w:val="0"/>
          <w:sz w:val="20"/>
          <w:szCs w:val="20"/>
        </w:rPr>
        <w:t>2. rozpływ włókien</w:t>
      </w:r>
      <w:bookmarkEnd w:id="495"/>
      <w:r>
        <w:rPr>
          <w:rFonts w:eastAsiaTheme="minorHAnsi"/>
          <w:b w:val="0"/>
          <w:sz w:val="20"/>
          <w:szCs w:val="20"/>
        </w:rPr>
        <w:t xml:space="preserve"> </w:t>
      </w:r>
    </w:p>
    <w:p w14:paraId="0707EEE8" w14:textId="77777777" w:rsidR="00A228FA" w:rsidRDefault="00A228FA" w:rsidP="006B5C3C">
      <w:pPr>
        <w:pStyle w:val="Podrozdzia"/>
        <w:rPr>
          <w:rFonts w:eastAsiaTheme="minorHAnsi"/>
          <w:b w:val="0"/>
          <w:sz w:val="20"/>
          <w:szCs w:val="20"/>
        </w:rPr>
      </w:pPr>
      <w:bookmarkStart w:id="496" w:name="_Toc85183152"/>
      <w:r>
        <w:rPr>
          <w:rFonts w:eastAsiaTheme="minorHAnsi"/>
          <w:b w:val="0"/>
          <w:sz w:val="20"/>
          <w:szCs w:val="20"/>
        </w:rPr>
        <w:t>3. Widok elewacji szaf teleinformatycznych</w:t>
      </w:r>
      <w:bookmarkEnd w:id="496"/>
    </w:p>
    <w:p w14:paraId="5664FEEA" w14:textId="77777777" w:rsidR="00A228FA" w:rsidRPr="00A228FA" w:rsidRDefault="00A228FA" w:rsidP="006B5C3C">
      <w:pPr>
        <w:pStyle w:val="Podrozdzia"/>
        <w:rPr>
          <w:rFonts w:eastAsiaTheme="minorHAnsi"/>
          <w:b w:val="0"/>
          <w:sz w:val="20"/>
          <w:szCs w:val="20"/>
        </w:rPr>
      </w:pPr>
      <w:bookmarkStart w:id="497" w:name="_Toc85183153"/>
      <w:r>
        <w:rPr>
          <w:rFonts w:eastAsiaTheme="minorHAnsi"/>
          <w:b w:val="0"/>
          <w:sz w:val="20"/>
          <w:szCs w:val="20"/>
        </w:rPr>
        <w:t>4. oznaczenia (legenda)</w:t>
      </w:r>
      <w:bookmarkEnd w:id="497"/>
    </w:p>
    <w:p w14:paraId="7B943F88" w14:textId="77777777" w:rsidR="00A228FA" w:rsidRPr="00A228FA" w:rsidRDefault="00A228FA" w:rsidP="006B5C3C">
      <w:pPr>
        <w:pStyle w:val="Podrozdzia"/>
        <w:rPr>
          <w:b w:val="0"/>
          <w:sz w:val="20"/>
          <w:szCs w:val="20"/>
        </w:rPr>
      </w:pPr>
    </w:p>
    <w:p w14:paraId="01562D29" w14:textId="77777777" w:rsidR="00224DD5" w:rsidRDefault="00224DD5" w:rsidP="006B5C3C">
      <w:pPr>
        <w:pStyle w:val="Podrozdzia"/>
      </w:pPr>
      <w:bookmarkStart w:id="498" w:name="_Toc85183154"/>
      <w:r>
        <w:t>5.4. Spis kart materiałowych</w:t>
      </w:r>
      <w:bookmarkEnd w:id="498"/>
    </w:p>
    <w:p w14:paraId="620F2ED2" w14:textId="77777777" w:rsidR="00224DD5" w:rsidRPr="00224DD5" w:rsidRDefault="00224DD5" w:rsidP="006B5C3C">
      <w:pPr>
        <w:pStyle w:val="Podrozdzia"/>
        <w:rPr>
          <w:b w:val="0"/>
          <w:sz w:val="20"/>
          <w:szCs w:val="20"/>
        </w:rPr>
      </w:pPr>
    </w:p>
    <w:p w14:paraId="7B841F94" w14:textId="53D27C5D" w:rsidR="00224DD5" w:rsidRDefault="00224DD5" w:rsidP="006B5C3C">
      <w:pPr>
        <w:pStyle w:val="Podrozdzia"/>
      </w:pPr>
      <w:bookmarkStart w:id="499" w:name="_Toc85183155"/>
      <w:r>
        <w:t>5.5. Streszczenie (jęz. angielski)</w:t>
      </w:r>
      <w:bookmarkEnd w:id="499"/>
      <w:ins w:id="500" w:author="Marcin Walenciej (75524)" w:date="2026-03-21T08:11:00Z" w16du:dateUtc="2026-03-21T07:11:00Z">
        <w:r w:rsidR="00543158">
          <w:br/>
        </w:r>
        <w:r w:rsidR="00543158">
          <w:br/>
          <w:t>napisac w skrocie po an</w:t>
        </w:r>
      </w:ins>
      <w:ins w:id="501" w:author="Marcin Walenciej (75524)" w:date="2026-03-21T08:12:00Z" w16du:dateUtc="2026-03-21T07:12:00Z">
        <w:r w:rsidR="00543158">
          <w:t>g</w:t>
        </w:r>
      </w:ins>
    </w:p>
    <w:sectPr w:rsidR="00224DD5" w:rsidSect="00450F25">
      <w:footerReference w:type="even" r:id="rId13"/>
      <w:foot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20A86" w14:textId="77777777" w:rsidR="00BF1515" w:rsidRDefault="00BF1515" w:rsidP="00450F25">
      <w:r>
        <w:separator/>
      </w:r>
    </w:p>
  </w:endnote>
  <w:endnote w:type="continuationSeparator" w:id="0">
    <w:p w14:paraId="5E4A810B" w14:textId="77777777" w:rsidR="00BF1515" w:rsidRDefault="00BF1515" w:rsidP="00450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10006FF" w:usb1="4000205B" w:usb2="00000010" w:usb3="00000000" w:csb0="0000019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EE"/>
    <w:family w:val="roman"/>
    <w:pitch w:val="variable"/>
    <w:sig w:usb0="E00006FF" w:usb1="420024FF" w:usb2="02000000" w:usb3="00000000" w:csb0="0000019F" w:csb1="00000000"/>
  </w:font>
  <w:font w:name="CambriaMath">
    <w:altName w:val="Calibri"/>
    <w:panose1 w:val="020B0604020202020204"/>
    <w:charset w:val="EE"/>
    <w:family w:val="auto"/>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9342"/>
      <w:docPartObj>
        <w:docPartGallery w:val="Page Numbers (Bottom of Page)"/>
        <w:docPartUnique/>
      </w:docPartObj>
    </w:sdtPr>
    <w:sdtEndPr>
      <w:rPr>
        <w:color w:val="7F7F7F" w:themeColor="background1" w:themeShade="7F"/>
        <w:spacing w:val="60"/>
      </w:rPr>
    </w:sdtEndPr>
    <w:sdtContent>
      <w:p w14:paraId="529822D0" w14:textId="77777777" w:rsidR="00675F58" w:rsidRDefault="00675F58">
        <w:pPr>
          <w:pStyle w:val="Stopka"/>
          <w:pBdr>
            <w:top w:val="single" w:sz="4" w:space="1" w:color="D9D9D9" w:themeColor="background1" w:themeShade="D9"/>
          </w:pBdr>
          <w:rPr>
            <w:b/>
          </w:rPr>
        </w:pPr>
        <w:r>
          <w:fldChar w:fldCharType="begin"/>
        </w:r>
        <w:r>
          <w:instrText xml:space="preserve"> PAGE   \* MERGEFORMAT </w:instrText>
        </w:r>
        <w:r>
          <w:fldChar w:fldCharType="separate"/>
        </w:r>
        <w:r w:rsidR="00D63983" w:rsidRPr="00D63983">
          <w:rPr>
            <w:b/>
            <w:noProof/>
          </w:rPr>
          <w:t>4</w:t>
        </w:r>
        <w:r>
          <w:rPr>
            <w:b/>
            <w:noProof/>
          </w:rPr>
          <w:fldChar w:fldCharType="end"/>
        </w:r>
        <w:r>
          <w:rPr>
            <w:b/>
          </w:rPr>
          <w:t xml:space="preserve"> | </w:t>
        </w:r>
        <w:r>
          <w:rPr>
            <w:color w:val="7F7F7F" w:themeColor="background1" w:themeShade="7F"/>
            <w:spacing w:val="60"/>
          </w:rPr>
          <w:t>Strona</w:t>
        </w:r>
      </w:p>
    </w:sdtContent>
  </w:sdt>
  <w:p w14:paraId="317C597C" w14:textId="77777777" w:rsidR="00675F58" w:rsidRDefault="00675F58">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9340"/>
      <w:docPartObj>
        <w:docPartGallery w:val="Page Numbers (Bottom of Page)"/>
        <w:docPartUnique/>
      </w:docPartObj>
    </w:sdtPr>
    <w:sdtEndPr>
      <w:rPr>
        <w:color w:val="7F7F7F" w:themeColor="background1" w:themeShade="7F"/>
        <w:spacing w:val="60"/>
      </w:rPr>
    </w:sdtEndPr>
    <w:sdtContent>
      <w:p w14:paraId="2C08D262" w14:textId="77777777" w:rsidR="00675F58" w:rsidRDefault="00675F58" w:rsidP="00450F25">
        <w:pPr>
          <w:pStyle w:val="Stopka"/>
          <w:pBdr>
            <w:top w:val="single" w:sz="4" w:space="1" w:color="D9D9D9" w:themeColor="background1" w:themeShade="D9"/>
          </w:pBdr>
          <w:jc w:val="right"/>
          <w:rPr>
            <w:b/>
          </w:rPr>
        </w:pPr>
        <w:r>
          <w:fldChar w:fldCharType="begin"/>
        </w:r>
        <w:r>
          <w:instrText xml:space="preserve"> PAGE   \* MERGEFORMAT </w:instrText>
        </w:r>
        <w:r>
          <w:fldChar w:fldCharType="separate"/>
        </w:r>
        <w:r w:rsidR="00D63983" w:rsidRPr="00D63983">
          <w:rPr>
            <w:b/>
            <w:noProof/>
          </w:rPr>
          <w:t>3</w:t>
        </w:r>
        <w:r>
          <w:rPr>
            <w:b/>
            <w:noProof/>
          </w:rPr>
          <w:fldChar w:fldCharType="end"/>
        </w:r>
        <w:r>
          <w:rPr>
            <w:b/>
          </w:rPr>
          <w:t xml:space="preserve"> | </w:t>
        </w:r>
        <w:r>
          <w:rPr>
            <w:color w:val="7F7F7F" w:themeColor="background1" w:themeShade="7F"/>
            <w:spacing w:val="60"/>
          </w:rPr>
          <w:t>Strona</w:t>
        </w:r>
      </w:p>
    </w:sdtContent>
  </w:sdt>
  <w:p w14:paraId="697BD097" w14:textId="77777777" w:rsidR="00675F58" w:rsidRDefault="00675F5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3525A" w14:textId="77777777" w:rsidR="00BF1515" w:rsidRDefault="00BF1515" w:rsidP="00450F25">
      <w:r>
        <w:separator/>
      </w:r>
    </w:p>
  </w:footnote>
  <w:footnote w:type="continuationSeparator" w:id="0">
    <w:p w14:paraId="5471A8B4" w14:textId="77777777" w:rsidR="00BF1515" w:rsidRDefault="00BF1515" w:rsidP="00450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6.9pt;visibility:visible;mso-wrap-style:square" o:bullet="t">
        <v:imagedata r:id="rId1" o:title=""/>
      </v:shape>
    </w:pict>
  </w:numPicBullet>
  <w:numPicBullet w:numPicBulletId="1">
    <w:pict>
      <v:shape id="_x0000_i1026" type="#_x0000_t75" style="width:32.55pt;height:19.4pt;visibility:visible;mso-wrap-style:square" o:bullet="t">
        <v:imagedata r:id="rId2" o:title=""/>
      </v:shape>
    </w:pict>
  </w:numPicBullet>
  <w:numPicBullet w:numPicBulletId="2">
    <w:pict>
      <v:shape id="_x0000_i1027" type="#_x0000_t75" style="width:33.25pt;height:18pt;visibility:visible;mso-wrap-style:square" o:bullet="t">
        <v:imagedata r:id="rId3" o:title=""/>
      </v:shape>
    </w:pict>
  </w:numPicBullet>
  <w:numPicBullet w:numPicBulletId="3">
    <w:pict>
      <v:shape id="_x0000_i1028" type="#_x0000_t75" style="width:32.55pt;height:18pt;visibility:visible;mso-wrap-style:square" o:bullet="t">
        <v:imagedata r:id="rId4" o:title=""/>
      </v:shape>
    </w:pict>
  </w:numPicBullet>
  <w:numPicBullet w:numPicBulletId="4">
    <w:pict>
      <v:shape id="_x0000_i1029" type="#_x0000_t75" style="width:33.25pt;height:19.4pt;visibility:visible;mso-wrap-style:square" o:bullet="t">
        <v:imagedata r:id="rId5" o:title=""/>
      </v:shape>
    </w:pict>
  </w:numPicBullet>
  <w:abstractNum w:abstractNumId="0" w15:restartNumberingAfterBreak="0">
    <w:nsid w:val="01DD24C8"/>
    <w:multiLevelType w:val="multilevel"/>
    <w:tmpl w:val="6F78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4D76"/>
    <w:multiLevelType w:val="hybridMultilevel"/>
    <w:tmpl w:val="C16E39F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71A20C9"/>
    <w:multiLevelType w:val="multilevel"/>
    <w:tmpl w:val="FB0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235B"/>
    <w:multiLevelType w:val="hybridMultilevel"/>
    <w:tmpl w:val="447EF6F4"/>
    <w:lvl w:ilvl="0" w:tplc="04150005">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B0B55E1"/>
    <w:multiLevelType w:val="hybridMultilevel"/>
    <w:tmpl w:val="CB483E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E9E727F"/>
    <w:multiLevelType w:val="multilevel"/>
    <w:tmpl w:val="7AF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92E6C"/>
    <w:multiLevelType w:val="hybridMultilevel"/>
    <w:tmpl w:val="096CB81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BA53E40"/>
    <w:multiLevelType w:val="hybridMultilevel"/>
    <w:tmpl w:val="A1EED944"/>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6444250"/>
    <w:multiLevelType w:val="hybridMultilevel"/>
    <w:tmpl w:val="892006B0"/>
    <w:lvl w:ilvl="0" w:tplc="04150001">
      <w:start w:val="1"/>
      <w:numFmt w:val="bullet"/>
      <w:lvlText w:val=""/>
      <w:lvlJc w:val="left"/>
      <w:pPr>
        <w:ind w:left="1434" w:hanging="360"/>
      </w:pPr>
      <w:rPr>
        <w:rFonts w:ascii="Symbol" w:hAnsi="Symbol" w:hint="default"/>
      </w:rPr>
    </w:lvl>
    <w:lvl w:ilvl="1" w:tplc="04150003" w:tentative="1">
      <w:start w:val="1"/>
      <w:numFmt w:val="bullet"/>
      <w:lvlText w:val="o"/>
      <w:lvlJc w:val="left"/>
      <w:pPr>
        <w:ind w:left="2154" w:hanging="360"/>
      </w:pPr>
      <w:rPr>
        <w:rFonts w:ascii="Courier New" w:hAnsi="Courier New" w:cs="Courier New" w:hint="default"/>
      </w:rPr>
    </w:lvl>
    <w:lvl w:ilvl="2" w:tplc="04150005" w:tentative="1">
      <w:start w:val="1"/>
      <w:numFmt w:val="bullet"/>
      <w:lvlText w:val=""/>
      <w:lvlJc w:val="left"/>
      <w:pPr>
        <w:ind w:left="2874" w:hanging="360"/>
      </w:pPr>
      <w:rPr>
        <w:rFonts w:ascii="Wingdings" w:hAnsi="Wingdings" w:hint="default"/>
      </w:rPr>
    </w:lvl>
    <w:lvl w:ilvl="3" w:tplc="04150001" w:tentative="1">
      <w:start w:val="1"/>
      <w:numFmt w:val="bullet"/>
      <w:lvlText w:val=""/>
      <w:lvlJc w:val="left"/>
      <w:pPr>
        <w:ind w:left="3594" w:hanging="360"/>
      </w:pPr>
      <w:rPr>
        <w:rFonts w:ascii="Symbol" w:hAnsi="Symbol" w:hint="default"/>
      </w:rPr>
    </w:lvl>
    <w:lvl w:ilvl="4" w:tplc="04150003" w:tentative="1">
      <w:start w:val="1"/>
      <w:numFmt w:val="bullet"/>
      <w:lvlText w:val="o"/>
      <w:lvlJc w:val="left"/>
      <w:pPr>
        <w:ind w:left="4314" w:hanging="360"/>
      </w:pPr>
      <w:rPr>
        <w:rFonts w:ascii="Courier New" w:hAnsi="Courier New" w:cs="Courier New" w:hint="default"/>
      </w:rPr>
    </w:lvl>
    <w:lvl w:ilvl="5" w:tplc="04150005" w:tentative="1">
      <w:start w:val="1"/>
      <w:numFmt w:val="bullet"/>
      <w:lvlText w:val=""/>
      <w:lvlJc w:val="left"/>
      <w:pPr>
        <w:ind w:left="5034" w:hanging="360"/>
      </w:pPr>
      <w:rPr>
        <w:rFonts w:ascii="Wingdings" w:hAnsi="Wingdings" w:hint="default"/>
      </w:rPr>
    </w:lvl>
    <w:lvl w:ilvl="6" w:tplc="04150001" w:tentative="1">
      <w:start w:val="1"/>
      <w:numFmt w:val="bullet"/>
      <w:lvlText w:val=""/>
      <w:lvlJc w:val="left"/>
      <w:pPr>
        <w:ind w:left="5754" w:hanging="360"/>
      </w:pPr>
      <w:rPr>
        <w:rFonts w:ascii="Symbol" w:hAnsi="Symbol" w:hint="default"/>
      </w:rPr>
    </w:lvl>
    <w:lvl w:ilvl="7" w:tplc="04150003" w:tentative="1">
      <w:start w:val="1"/>
      <w:numFmt w:val="bullet"/>
      <w:lvlText w:val="o"/>
      <w:lvlJc w:val="left"/>
      <w:pPr>
        <w:ind w:left="6474" w:hanging="360"/>
      </w:pPr>
      <w:rPr>
        <w:rFonts w:ascii="Courier New" w:hAnsi="Courier New" w:cs="Courier New" w:hint="default"/>
      </w:rPr>
    </w:lvl>
    <w:lvl w:ilvl="8" w:tplc="04150005" w:tentative="1">
      <w:start w:val="1"/>
      <w:numFmt w:val="bullet"/>
      <w:lvlText w:val=""/>
      <w:lvlJc w:val="left"/>
      <w:pPr>
        <w:ind w:left="7194" w:hanging="360"/>
      </w:pPr>
      <w:rPr>
        <w:rFonts w:ascii="Wingdings" w:hAnsi="Wingdings" w:hint="default"/>
      </w:rPr>
    </w:lvl>
  </w:abstractNum>
  <w:abstractNum w:abstractNumId="9" w15:restartNumberingAfterBreak="0">
    <w:nsid w:val="289E7350"/>
    <w:multiLevelType w:val="hybridMultilevel"/>
    <w:tmpl w:val="0618489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0" w15:restartNumberingAfterBreak="0">
    <w:nsid w:val="3352255A"/>
    <w:multiLevelType w:val="hybridMultilevel"/>
    <w:tmpl w:val="2B06CAA8"/>
    <w:lvl w:ilvl="0" w:tplc="0546874E">
      <w:start w:val="1"/>
      <w:numFmt w:val="bullet"/>
      <w:lvlText w:val="·"/>
      <w:lvlJc w:val="left"/>
    </w:lvl>
    <w:lvl w:ilvl="1" w:tplc="34DC4B02">
      <w:numFmt w:val="decimal"/>
      <w:lvlText w:val=""/>
      <w:lvlJc w:val="left"/>
    </w:lvl>
    <w:lvl w:ilvl="2" w:tplc="EE6AD77C">
      <w:numFmt w:val="decimal"/>
      <w:lvlText w:val=""/>
      <w:lvlJc w:val="left"/>
    </w:lvl>
    <w:lvl w:ilvl="3" w:tplc="3A02EC74">
      <w:numFmt w:val="decimal"/>
      <w:lvlText w:val=""/>
      <w:lvlJc w:val="left"/>
    </w:lvl>
    <w:lvl w:ilvl="4" w:tplc="DEF4CB04">
      <w:numFmt w:val="decimal"/>
      <w:lvlText w:val=""/>
      <w:lvlJc w:val="left"/>
    </w:lvl>
    <w:lvl w:ilvl="5" w:tplc="07103F36">
      <w:numFmt w:val="decimal"/>
      <w:lvlText w:val=""/>
      <w:lvlJc w:val="left"/>
    </w:lvl>
    <w:lvl w:ilvl="6" w:tplc="8438DC3A">
      <w:numFmt w:val="decimal"/>
      <w:lvlText w:val=""/>
      <w:lvlJc w:val="left"/>
    </w:lvl>
    <w:lvl w:ilvl="7" w:tplc="53AE9D64">
      <w:numFmt w:val="decimal"/>
      <w:lvlText w:val=""/>
      <w:lvlJc w:val="left"/>
    </w:lvl>
    <w:lvl w:ilvl="8" w:tplc="714A9FA8">
      <w:numFmt w:val="decimal"/>
      <w:lvlText w:val=""/>
      <w:lvlJc w:val="left"/>
    </w:lvl>
  </w:abstractNum>
  <w:abstractNum w:abstractNumId="11" w15:restartNumberingAfterBreak="0">
    <w:nsid w:val="345A1A2F"/>
    <w:multiLevelType w:val="hybridMultilevel"/>
    <w:tmpl w:val="6064787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36C60FC6"/>
    <w:multiLevelType w:val="multilevel"/>
    <w:tmpl w:val="918C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63529"/>
    <w:multiLevelType w:val="multilevel"/>
    <w:tmpl w:val="5BA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A5D0B"/>
    <w:multiLevelType w:val="hybridMultilevel"/>
    <w:tmpl w:val="755243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8197592"/>
    <w:multiLevelType w:val="hybridMultilevel"/>
    <w:tmpl w:val="65E20E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FA87CE8"/>
    <w:multiLevelType w:val="hybridMultilevel"/>
    <w:tmpl w:val="B1ACB7C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32143CD"/>
    <w:multiLevelType w:val="hybridMultilevel"/>
    <w:tmpl w:val="BD584C2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665647A8"/>
    <w:multiLevelType w:val="hybridMultilevel"/>
    <w:tmpl w:val="1354EA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7C8C68C3"/>
    <w:multiLevelType w:val="hybridMultilevel"/>
    <w:tmpl w:val="E8F494EE"/>
    <w:lvl w:ilvl="0" w:tplc="F4D08AF6">
      <w:start w:val="1"/>
      <w:numFmt w:val="bullet"/>
      <w:pStyle w:val="Styl1"/>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75654677">
    <w:abstractNumId w:val="18"/>
  </w:num>
  <w:num w:numId="2" w16cid:durableId="1850565092">
    <w:abstractNumId w:val="10"/>
  </w:num>
  <w:num w:numId="3" w16cid:durableId="1417556797">
    <w:abstractNumId w:val="4"/>
  </w:num>
  <w:num w:numId="4" w16cid:durableId="1162234842">
    <w:abstractNumId w:val="14"/>
  </w:num>
  <w:num w:numId="5" w16cid:durableId="2026129948">
    <w:abstractNumId w:val="3"/>
  </w:num>
  <w:num w:numId="6" w16cid:durableId="2113815232">
    <w:abstractNumId w:val="7"/>
  </w:num>
  <w:num w:numId="7" w16cid:durableId="795804308">
    <w:abstractNumId w:val="1"/>
  </w:num>
  <w:num w:numId="8" w16cid:durableId="938368389">
    <w:abstractNumId w:val="17"/>
  </w:num>
  <w:num w:numId="9" w16cid:durableId="1042942072">
    <w:abstractNumId w:val="16"/>
  </w:num>
  <w:num w:numId="10" w16cid:durableId="152649745">
    <w:abstractNumId w:val="11"/>
  </w:num>
  <w:num w:numId="11" w16cid:durableId="742214140">
    <w:abstractNumId w:val="6"/>
  </w:num>
  <w:num w:numId="12" w16cid:durableId="831407619">
    <w:abstractNumId w:val="19"/>
  </w:num>
  <w:num w:numId="13" w16cid:durableId="2051178107">
    <w:abstractNumId w:val="15"/>
  </w:num>
  <w:num w:numId="14" w16cid:durableId="1700617433">
    <w:abstractNumId w:val="8"/>
  </w:num>
  <w:num w:numId="15" w16cid:durableId="1719090087">
    <w:abstractNumId w:val="9"/>
  </w:num>
  <w:num w:numId="16" w16cid:durableId="1469586698">
    <w:abstractNumId w:val="0"/>
  </w:num>
  <w:num w:numId="17" w16cid:durableId="1596595930">
    <w:abstractNumId w:val="13"/>
  </w:num>
  <w:num w:numId="18" w16cid:durableId="1776704897">
    <w:abstractNumId w:val="5"/>
  </w:num>
  <w:num w:numId="19" w16cid:durableId="1465349626">
    <w:abstractNumId w:val="12"/>
  </w:num>
  <w:num w:numId="20" w16cid:durableId="10935503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n Walenciej (75524)">
    <w15:presenceInfo w15:providerId="AD" w15:userId="S::9736@student.pb.edu.pl::2f7ad938-16f2-42c2-b588-f6e00019fa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TrackMoves/>
  <w:defaultTabStop w:val="708"/>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21ED"/>
    <w:rsid w:val="000036EB"/>
    <w:rsid w:val="00006778"/>
    <w:rsid w:val="000116C8"/>
    <w:rsid w:val="0001198F"/>
    <w:rsid w:val="0001567A"/>
    <w:rsid w:val="00017D3B"/>
    <w:rsid w:val="000223AE"/>
    <w:rsid w:val="000233A1"/>
    <w:rsid w:val="00024757"/>
    <w:rsid w:val="00026AE1"/>
    <w:rsid w:val="00033B1A"/>
    <w:rsid w:val="00034973"/>
    <w:rsid w:val="00035290"/>
    <w:rsid w:val="0003646D"/>
    <w:rsid w:val="00036A55"/>
    <w:rsid w:val="00037EC7"/>
    <w:rsid w:val="000408FD"/>
    <w:rsid w:val="00044AB0"/>
    <w:rsid w:val="00053D3E"/>
    <w:rsid w:val="000610A1"/>
    <w:rsid w:val="00061856"/>
    <w:rsid w:val="00062279"/>
    <w:rsid w:val="000644D4"/>
    <w:rsid w:val="00066605"/>
    <w:rsid w:val="00072DE3"/>
    <w:rsid w:val="00075F16"/>
    <w:rsid w:val="00091A38"/>
    <w:rsid w:val="00096B9A"/>
    <w:rsid w:val="000A4BE5"/>
    <w:rsid w:val="000A7F45"/>
    <w:rsid w:val="000B09CB"/>
    <w:rsid w:val="000C36F8"/>
    <w:rsid w:val="000C75C3"/>
    <w:rsid w:val="000D6BF8"/>
    <w:rsid w:val="000D79EA"/>
    <w:rsid w:val="000F18B0"/>
    <w:rsid w:val="000F242C"/>
    <w:rsid w:val="000F3C56"/>
    <w:rsid w:val="000F5CD6"/>
    <w:rsid w:val="000F5D37"/>
    <w:rsid w:val="000F78C6"/>
    <w:rsid w:val="0010147F"/>
    <w:rsid w:val="0011188B"/>
    <w:rsid w:val="00113637"/>
    <w:rsid w:val="00117974"/>
    <w:rsid w:val="001205F3"/>
    <w:rsid w:val="001245E2"/>
    <w:rsid w:val="001268C5"/>
    <w:rsid w:val="00126CAB"/>
    <w:rsid w:val="0013189C"/>
    <w:rsid w:val="00132308"/>
    <w:rsid w:val="00134378"/>
    <w:rsid w:val="001367CF"/>
    <w:rsid w:val="00145341"/>
    <w:rsid w:val="00145B99"/>
    <w:rsid w:val="00152037"/>
    <w:rsid w:val="00156A87"/>
    <w:rsid w:val="00161EA9"/>
    <w:rsid w:val="001642FD"/>
    <w:rsid w:val="0016546A"/>
    <w:rsid w:val="001676A0"/>
    <w:rsid w:val="001718F4"/>
    <w:rsid w:val="00173705"/>
    <w:rsid w:val="00173E05"/>
    <w:rsid w:val="001820B0"/>
    <w:rsid w:val="00182C8C"/>
    <w:rsid w:val="0019551A"/>
    <w:rsid w:val="001A0584"/>
    <w:rsid w:val="001A5855"/>
    <w:rsid w:val="001A7268"/>
    <w:rsid w:val="001B78DF"/>
    <w:rsid w:val="001C7865"/>
    <w:rsid w:val="001D0B5F"/>
    <w:rsid w:val="001D12BF"/>
    <w:rsid w:val="001D2AC9"/>
    <w:rsid w:val="001D34D7"/>
    <w:rsid w:val="001D6093"/>
    <w:rsid w:val="001D6432"/>
    <w:rsid w:val="001E1D11"/>
    <w:rsid w:val="001F5D11"/>
    <w:rsid w:val="00202FCD"/>
    <w:rsid w:val="00205A1D"/>
    <w:rsid w:val="0022249E"/>
    <w:rsid w:val="00224DD5"/>
    <w:rsid w:val="00226B6D"/>
    <w:rsid w:val="00233423"/>
    <w:rsid w:val="00234A01"/>
    <w:rsid w:val="00243562"/>
    <w:rsid w:val="00251774"/>
    <w:rsid w:val="00251F6D"/>
    <w:rsid w:val="002538C5"/>
    <w:rsid w:val="00256195"/>
    <w:rsid w:val="002640AD"/>
    <w:rsid w:val="00264E68"/>
    <w:rsid w:val="00267839"/>
    <w:rsid w:val="00267FCD"/>
    <w:rsid w:val="00270F33"/>
    <w:rsid w:val="00273D08"/>
    <w:rsid w:val="002776CE"/>
    <w:rsid w:val="002805EC"/>
    <w:rsid w:val="00283816"/>
    <w:rsid w:val="002922BF"/>
    <w:rsid w:val="002A047D"/>
    <w:rsid w:val="002B03EB"/>
    <w:rsid w:val="002B63EE"/>
    <w:rsid w:val="002B7ACD"/>
    <w:rsid w:val="002C0603"/>
    <w:rsid w:val="002C0E72"/>
    <w:rsid w:val="002C21ED"/>
    <w:rsid w:val="002C7EF9"/>
    <w:rsid w:val="002D2D4C"/>
    <w:rsid w:val="002D3347"/>
    <w:rsid w:val="002D542E"/>
    <w:rsid w:val="002D7918"/>
    <w:rsid w:val="002F1BD0"/>
    <w:rsid w:val="002F322A"/>
    <w:rsid w:val="002F76DB"/>
    <w:rsid w:val="003014A1"/>
    <w:rsid w:val="00315494"/>
    <w:rsid w:val="0031563C"/>
    <w:rsid w:val="00317C27"/>
    <w:rsid w:val="00323998"/>
    <w:rsid w:val="003319A4"/>
    <w:rsid w:val="00332D43"/>
    <w:rsid w:val="00334CDC"/>
    <w:rsid w:val="00345435"/>
    <w:rsid w:val="0035366C"/>
    <w:rsid w:val="00353A5E"/>
    <w:rsid w:val="003553DC"/>
    <w:rsid w:val="00355529"/>
    <w:rsid w:val="00356354"/>
    <w:rsid w:val="003613FA"/>
    <w:rsid w:val="00366741"/>
    <w:rsid w:val="003726E9"/>
    <w:rsid w:val="00373C90"/>
    <w:rsid w:val="00376E1A"/>
    <w:rsid w:val="00377474"/>
    <w:rsid w:val="00384577"/>
    <w:rsid w:val="0038643A"/>
    <w:rsid w:val="003917D9"/>
    <w:rsid w:val="003A14C8"/>
    <w:rsid w:val="003A2A83"/>
    <w:rsid w:val="003A6A8F"/>
    <w:rsid w:val="003B058F"/>
    <w:rsid w:val="003B5F8C"/>
    <w:rsid w:val="003B7EDD"/>
    <w:rsid w:val="003C22A8"/>
    <w:rsid w:val="003D0005"/>
    <w:rsid w:val="003E2A36"/>
    <w:rsid w:val="003E4388"/>
    <w:rsid w:val="003F51B6"/>
    <w:rsid w:val="003F583E"/>
    <w:rsid w:val="003F625A"/>
    <w:rsid w:val="004007D8"/>
    <w:rsid w:val="00404099"/>
    <w:rsid w:val="00404489"/>
    <w:rsid w:val="00410F8B"/>
    <w:rsid w:val="004200E9"/>
    <w:rsid w:val="0042135F"/>
    <w:rsid w:val="00423504"/>
    <w:rsid w:val="0042567F"/>
    <w:rsid w:val="00430EB5"/>
    <w:rsid w:val="00434D1C"/>
    <w:rsid w:val="004363C9"/>
    <w:rsid w:val="00437FCE"/>
    <w:rsid w:val="00440F33"/>
    <w:rsid w:val="004501F1"/>
    <w:rsid w:val="00450F25"/>
    <w:rsid w:val="004516AF"/>
    <w:rsid w:val="00453275"/>
    <w:rsid w:val="00455CC9"/>
    <w:rsid w:val="004668B6"/>
    <w:rsid w:val="004716A2"/>
    <w:rsid w:val="00472E84"/>
    <w:rsid w:val="0047744A"/>
    <w:rsid w:val="00485BC2"/>
    <w:rsid w:val="00493E6B"/>
    <w:rsid w:val="00497456"/>
    <w:rsid w:val="004A4623"/>
    <w:rsid w:val="004A723E"/>
    <w:rsid w:val="004B0940"/>
    <w:rsid w:val="004B302F"/>
    <w:rsid w:val="004C182F"/>
    <w:rsid w:val="004C3B84"/>
    <w:rsid w:val="004C4A6C"/>
    <w:rsid w:val="004D25E7"/>
    <w:rsid w:val="004D516D"/>
    <w:rsid w:val="004D5A35"/>
    <w:rsid w:val="004E114E"/>
    <w:rsid w:val="004F620E"/>
    <w:rsid w:val="004F7031"/>
    <w:rsid w:val="004F7B66"/>
    <w:rsid w:val="0050126F"/>
    <w:rsid w:val="005022DF"/>
    <w:rsid w:val="005028EC"/>
    <w:rsid w:val="005044B0"/>
    <w:rsid w:val="00504687"/>
    <w:rsid w:val="00516D1C"/>
    <w:rsid w:val="00522339"/>
    <w:rsid w:val="00525B32"/>
    <w:rsid w:val="00526771"/>
    <w:rsid w:val="00527429"/>
    <w:rsid w:val="005301C2"/>
    <w:rsid w:val="0053420D"/>
    <w:rsid w:val="00541F3E"/>
    <w:rsid w:val="00543158"/>
    <w:rsid w:val="00543B44"/>
    <w:rsid w:val="0054514B"/>
    <w:rsid w:val="00545BD5"/>
    <w:rsid w:val="00550B2C"/>
    <w:rsid w:val="00556175"/>
    <w:rsid w:val="005629F3"/>
    <w:rsid w:val="00565FDD"/>
    <w:rsid w:val="00571DD9"/>
    <w:rsid w:val="00572C7B"/>
    <w:rsid w:val="00574106"/>
    <w:rsid w:val="005756AD"/>
    <w:rsid w:val="00576DB1"/>
    <w:rsid w:val="00577FE4"/>
    <w:rsid w:val="00580D32"/>
    <w:rsid w:val="00583B7D"/>
    <w:rsid w:val="005864F0"/>
    <w:rsid w:val="005951B7"/>
    <w:rsid w:val="005A0841"/>
    <w:rsid w:val="005C3830"/>
    <w:rsid w:val="005C4F7A"/>
    <w:rsid w:val="005C5370"/>
    <w:rsid w:val="005D0AF6"/>
    <w:rsid w:val="005D1C63"/>
    <w:rsid w:val="005D585E"/>
    <w:rsid w:val="005E4D5E"/>
    <w:rsid w:val="005E556C"/>
    <w:rsid w:val="005F14A3"/>
    <w:rsid w:val="006022BC"/>
    <w:rsid w:val="00610A9F"/>
    <w:rsid w:val="00612221"/>
    <w:rsid w:val="0062029E"/>
    <w:rsid w:val="006208AD"/>
    <w:rsid w:val="006219AB"/>
    <w:rsid w:val="006242E5"/>
    <w:rsid w:val="006266F2"/>
    <w:rsid w:val="006272D2"/>
    <w:rsid w:val="006409DE"/>
    <w:rsid w:val="006426C6"/>
    <w:rsid w:val="00642AC5"/>
    <w:rsid w:val="006436E2"/>
    <w:rsid w:val="00646BAC"/>
    <w:rsid w:val="00653F12"/>
    <w:rsid w:val="00660E59"/>
    <w:rsid w:val="00663255"/>
    <w:rsid w:val="00666C1F"/>
    <w:rsid w:val="00673BE4"/>
    <w:rsid w:val="00675F58"/>
    <w:rsid w:val="0067666A"/>
    <w:rsid w:val="00684003"/>
    <w:rsid w:val="00693669"/>
    <w:rsid w:val="00694232"/>
    <w:rsid w:val="00695120"/>
    <w:rsid w:val="00696645"/>
    <w:rsid w:val="006A104C"/>
    <w:rsid w:val="006A3DEF"/>
    <w:rsid w:val="006A434B"/>
    <w:rsid w:val="006A6D52"/>
    <w:rsid w:val="006B2060"/>
    <w:rsid w:val="006B4DFF"/>
    <w:rsid w:val="006B5921"/>
    <w:rsid w:val="006B5C3C"/>
    <w:rsid w:val="006B6432"/>
    <w:rsid w:val="006B6477"/>
    <w:rsid w:val="006B7A14"/>
    <w:rsid w:val="006C2FD9"/>
    <w:rsid w:val="006C3C20"/>
    <w:rsid w:val="006C75BF"/>
    <w:rsid w:val="006D2D33"/>
    <w:rsid w:val="006D3B0D"/>
    <w:rsid w:val="006D50D0"/>
    <w:rsid w:val="006D5854"/>
    <w:rsid w:val="006D772D"/>
    <w:rsid w:val="006E170B"/>
    <w:rsid w:val="006E4C32"/>
    <w:rsid w:val="006E69DA"/>
    <w:rsid w:val="006F03A4"/>
    <w:rsid w:val="006F5243"/>
    <w:rsid w:val="00731014"/>
    <w:rsid w:val="00731B46"/>
    <w:rsid w:val="00733947"/>
    <w:rsid w:val="007359C4"/>
    <w:rsid w:val="00736033"/>
    <w:rsid w:val="00741D29"/>
    <w:rsid w:val="00744CB9"/>
    <w:rsid w:val="00751AA7"/>
    <w:rsid w:val="00752ECD"/>
    <w:rsid w:val="00754232"/>
    <w:rsid w:val="00755296"/>
    <w:rsid w:val="00760259"/>
    <w:rsid w:val="00764032"/>
    <w:rsid w:val="00766F89"/>
    <w:rsid w:val="00781834"/>
    <w:rsid w:val="007821C1"/>
    <w:rsid w:val="007825BE"/>
    <w:rsid w:val="00784E1D"/>
    <w:rsid w:val="00785142"/>
    <w:rsid w:val="00787069"/>
    <w:rsid w:val="00794063"/>
    <w:rsid w:val="007A10C4"/>
    <w:rsid w:val="007A3F79"/>
    <w:rsid w:val="007A70CB"/>
    <w:rsid w:val="007B30F9"/>
    <w:rsid w:val="007B3132"/>
    <w:rsid w:val="007B3645"/>
    <w:rsid w:val="007C0068"/>
    <w:rsid w:val="007C5BA1"/>
    <w:rsid w:val="007C7F14"/>
    <w:rsid w:val="007E0808"/>
    <w:rsid w:val="007E6CC7"/>
    <w:rsid w:val="007F6AC2"/>
    <w:rsid w:val="007F6B51"/>
    <w:rsid w:val="007F7294"/>
    <w:rsid w:val="00800313"/>
    <w:rsid w:val="00802628"/>
    <w:rsid w:val="00822674"/>
    <w:rsid w:val="008343E7"/>
    <w:rsid w:val="008346A0"/>
    <w:rsid w:val="0083518F"/>
    <w:rsid w:val="00835A5A"/>
    <w:rsid w:val="00835AF5"/>
    <w:rsid w:val="00837AF6"/>
    <w:rsid w:val="00856200"/>
    <w:rsid w:val="00856348"/>
    <w:rsid w:val="00874DD0"/>
    <w:rsid w:val="00877B91"/>
    <w:rsid w:val="008805A5"/>
    <w:rsid w:val="00881A14"/>
    <w:rsid w:val="008861DD"/>
    <w:rsid w:val="00895977"/>
    <w:rsid w:val="008A136D"/>
    <w:rsid w:val="008A20FB"/>
    <w:rsid w:val="008B0242"/>
    <w:rsid w:val="008B0664"/>
    <w:rsid w:val="008B2212"/>
    <w:rsid w:val="008B58E2"/>
    <w:rsid w:val="008C1680"/>
    <w:rsid w:val="008C25D2"/>
    <w:rsid w:val="008D0249"/>
    <w:rsid w:val="008D1015"/>
    <w:rsid w:val="008D17C8"/>
    <w:rsid w:val="008D4CE0"/>
    <w:rsid w:val="008D70D3"/>
    <w:rsid w:val="008E0430"/>
    <w:rsid w:val="008E3CC1"/>
    <w:rsid w:val="008E79D8"/>
    <w:rsid w:val="00901132"/>
    <w:rsid w:val="0090214C"/>
    <w:rsid w:val="00904765"/>
    <w:rsid w:val="009060D1"/>
    <w:rsid w:val="00906DF1"/>
    <w:rsid w:val="00911782"/>
    <w:rsid w:val="00912673"/>
    <w:rsid w:val="009203AE"/>
    <w:rsid w:val="00920D92"/>
    <w:rsid w:val="00925030"/>
    <w:rsid w:val="009268DE"/>
    <w:rsid w:val="009320E7"/>
    <w:rsid w:val="00933080"/>
    <w:rsid w:val="00933561"/>
    <w:rsid w:val="0093633E"/>
    <w:rsid w:val="0094165A"/>
    <w:rsid w:val="0094328E"/>
    <w:rsid w:val="00943EDE"/>
    <w:rsid w:val="009537C5"/>
    <w:rsid w:val="00955217"/>
    <w:rsid w:val="009602C3"/>
    <w:rsid w:val="009618D6"/>
    <w:rsid w:val="00963D22"/>
    <w:rsid w:val="00964E55"/>
    <w:rsid w:val="00967B45"/>
    <w:rsid w:val="00967FC9"/>
    <w:rsid w:val="009748C9"/>
    <w:rsid w:val="009750BD"/>
    <w:rsid w:val="009814F4"/>
    <w:rsid w:val="0098289A"/>
    <w:rsid w:val="009841B1"/>
    <w:rsid w:val="00985501"/>
    <w:rsid w:val="0098719A"/>
    <w:rsid w:val="00987640"/>
    <w:rsid w:val="009912AE"/>
    <w:rsid w:val="00991DE8"/>
    <w:rsid w:val="00992523"/>
    <w:rsid w:val="00995C63"/>
    <w:rsid w:val="009A0E10"/>
    <w:rsid w:val="009A2A90"/>
    <w:rsid w:val="009A2B97"/>
    <w:rsid w:val="009A3175"/>
    <w:rsid w:val="009A51A0"/>
    <w:rsid w:val="009A579E"/>
    <w:rsid w:val="009B12B7"/>
    <w:rsid w:val="009B2C1A"/>
    <w:rsid w:val="009C1E09"/>
    <w:rsid w:val="009C22FF"/>
    <w:rsid w:val="009D0999"/>
    <w:rsid w:val="009D2CE9"/>
    <w:rsid w:val="009E19D0"/>
    <w:rsid w:val="009E5DC8"/>
    <w:rsid w:val="009F1A93"/>
    <w:rsid w:val="009F5108"/>
    <w:rsid w:val="009F60D4"/>
    <w:rsid w:val="009F73F7"/>
    <w:rsid w:val="00A01668"/>
    <w:rsid w:val="00A03EB3"/>
    <w:rsid w:val="00A04865"/>
    <w:rsid w:val="00A050E8"/>
    <w:rsid w:val="00A05A6C"/>
    <w:rsid w:val="00A11259"/>
    <w:rsid w:val="00A114CB"/>
    <w:rsid w:val="00A21EAD"/>
    <w:rsid w:val="00A228FA"/>
    <w:rsid w:val="00A25621"/>
    <w:rsid w:val="00A26CB1"/>
    <w:rsid w:val="00A30A08"/>
    <w:rsid w:val="00A416D2"/>
    <w:rsid w:val="00A4650B"/>
    <w:rsid w:val="00A46BE9"/>
    <w:rsid w:val="00A6092F"/>
    <w:rsid w:val="00A6264E"/>
    <w:rsid w:val="00A7336F"/>
    <w:rsid w:val="00A760B2"/>
    <w:rsid w:val="00A87953"/>
    <w:rsid w:val="00A9104C"/>
    <w:rsid w:val="00A91BC9"/>
    <w:rsid w:val="00A9662A"/>
    <w:rsid w:val="00AA19C6"/>
    <w:rsid w:val="00AA7140"/>
    <w:rsid w:val="00AB2546"/>
    <w:rsid w:val="00AC5636"/>
    <w:rsid w:val="00AD1451"/>
    <w:rsid w:val="00AD2AFD"/>
    <w:rsid w:val="00AE0169"/>
    <w:rsid w:val="00AE4BCA"/>
    <w:rsid w:val="00AF11DC"/>
    <w:rsid w:val="00AF3BE1"/>
    <w:rsid w:val="00AF6038"/>
    <w:rsid w:val="00AF6374"/>
    <w:rsid w:val="00AF7081"/>
    <w:rsid w:val="00B014C4"/>
    <w:rsid w:val="00B037B5"/>
    <w:rsid w:val="00B06A4C"/>
    <w:rsid w:val="00B11669"/>
    <w:rsid w:val="00B2581D"/>
    <w:rsid w:val="00B271CA"/>
    <w:rsid w:val="00B34911"/>
    <w:rsid w:val="00B5598B"/>
    <w:rsid w:val="00B61379"/>
    <w:rsid w:val="00B65F91"/>
    <w:rsid w:val="00B66769"/>
    <w:rsid w:val="00B674C8"/>
    <w:rsid w:val="00B82D7F"/>
    <w:rsid w:val="00B84089"/>
    <w:rsid w:val="00BA46CD"/>
    <w:rsid w:val="00BA726B"/>
    <w:rsid w:val="00BA7A72"/>
    <w:rsid w:val="00BB193A"/>
    <w:rsid w:val="00BB32DD"/>
    <w:rsid w:val="00BC5E75"/>
    <w:rsid w:val="00BC7264"/>
    <w:rsid w:val="00BC76B0"/>
    <w:rsid w:val="00BD3630"/>
    <w:rsid w:val="00BD65F9"/>
    <w:rsid w:val="00BE16C6"/>
    <w:rsid w:val="00BE4744"/>
    <w:rsid w:val="00BE4E12"/>
    <w:rsid w:val="00BF1515"/>
    <w:rsid w:val="00BF63BA"/>
    <w:rsid w:val="00BF63E1"/>
    <w:rsid w:val="00C025BA"/>
    <w:rsid w:val="00C1226A"/>
    <w:rsid w:val="00C2023C"/>
    <w:rsid w:val="00C25E53"/>
    <w:rsid w:val="00C262A0"/>
    <w:rsid w:val="00C30472"/>
    <w:rsid w:val="00C42B17"/>
    <w:rsid w:val="00C44977"/>
    <w:rsid w:val="00C45DF1"/>
    <w:rsid w:val="00C50F34"/>
    <w:rsid w:val="00C51944"/>
    <w:rsid w:val="00C54B0A"/>
    <w:rsid w:val="00C611D3"/>
    <w:rsid w:val="00C6120C"/>
    <w:rsid w:val="00C66BFD"/>
    <w:rsid w:val="00C70B42"/>
    <w:rsid w:val="00C75121"/>
    <w:rsid w:val="00C76E31"/>
    <w:rsid w:val="00C91582"/>
    <w:rsid w:val="00C91710"/>
    <w:rsid w:val="00C95DDB"/>
    <w:rsid w:val="00C978E5"/>
    <w:rsid w:val="00CA7B8E"/>
    <w:rsid w:val="00CB2977"/>
    <w:rsid w:val="00CB483B"/>
    <w:rsid w:val="00CC518E"/>
    <w:rsid w:val="00CD0089"/>
    <w:rsid w:val="00CD2303"/>
    <w:rsid w:val="00CD51AB"/>
    <w:rsid w:val="00CE186D"/>
    <w:rsid w:val="00CE3CF7"/>
    <w:rsid w:val="00CE7FE3"/>
    <w:rsid w:val="00CF1DB2"/>
    <w:rsid w:val="00CF48F5"/>
    <w:rsid w:val="00D00584"/>
    <w:rsid w:val="00D02FC1"/>
    <w:rsid w:val="00D102B9"/>
    <w:rsid w:val="00D10D38"/>
    <w:rsid w:val="00D128CC"/>
    <w:rsid w:val="00D13076"/>
    <w:rsid w:val="00D173E2"/>
    <w:rsid w:val="00D20E75"/>
    <w:rsid w:val="00D26716"/>
    <w:rsid w:val="00D32C63"/>
    <w:rsid w:val="00D34138"/>
    <w:rsid w:val="00D36290"/>
    <w:rsid w:val="00D408B4"/>
    <w:rsid w:val="00D43293"/>
    <w:rsid w:val="00D4680D"/>
    <w:rsid w:val="00D608B2"/>
    <w:rsid w:val="00D63983"/>
    <w:rsid w:val="00D760A8"/>
    <w:rsid w:val="00D76B33"/>
    <w:rsid w:val="00D815B6"/>
    <w:rsid w:val="00D944BC"/>
    <w:rsid w:val="00D95404"/>
    <w:rsid w:val="00DA056F"/>
    <w:rsid w:val="00DA389F"/>
    <w:rsid w:val="00DA3CBF"/>
    <w:rsid w:val="00DA3D54"/>
    <w:rsid w:val="00DB5D8C"/>
    <w:rsid w:val="00DB7F35"/>
    <w:rsid w:val="00DC389B"/>
    <w:rsid w:val="00DC3B47"/>
    <w:rsid w:val="00DD094F"/>
    <w:rsid w:val="00DD404F"/>
    <w:rsid w:val="00DD4EE5"/>
    <w:rsid w:val="00DD5717"/>
    <w:rsid w:val="00E063F6"/>
    <w:rsid w:val="00E1323B"/>
    <w:rsid w:val="00E178B8"/>
    <w:rsid w:val="00E34D62"/>
    <w:rsid w:val="00E3692A"/>
    <w:rsid w:val="00E4579B"/>
    <w:rsid w:val="00E541A5"/>
    <w:rsid w:val="00E54397"/>
    <w:rsid w:val="00E56F05"/>
    <w:rsid w:val="00E62AEF"/>
    <w:rsid w:val="00E63775"/>
    <w:rsid w:val="00E64894"/>
    <w:rsid w:val="00E74C57"/>
    <w:rsid w:val="00E74D6F"/>
    <w:rsid w:val="00E76C6A"/>
    <w:rsid w:val="00E90ACA"/>
    <w:rsid w:val="00E90DEB"/>
    <w:rsid w:val="00E9138F"/>
    <w:rsid w:val="00E93F0D"/>
    <w:rsid w:val="00EA049F"/>
    <w:rsid w:val="00EA4C6C"/>
    <w:rsid w:val="00EB35DF"/>
    <w:rsid w:val="00EB7044"/>
    <w:rsid w:val="00ED42D9"/>
    <w:rsid w:val="00ED48DE"/>
    <w:rsid w:val="00EE7DA8"/>
    <w:rsid w:val="00EF2100"/>
    <w:rsid w:val="00EF3AD7"/>
    <w:rsid w:val="00EF7990"/>
    <w:rsid w:val="00F014E5"/>
    <w:rsid w:val="00F109F3"/>
    <w:rsid w:val="00F16A3F"/>
    <w:rsid w:val="00F203A5"/>
    <w:rsid w:val="00F20BC9"/>
    <w:rsid w:val="00F22FDE"/>
    <w:rsid w:val="00F23DED"/>
    <w:rsid w:val="00F23EE8"/>
    <w:rsid w:val="00F240ED"/>
    <w:rsid w:val="00F273DC"/>
    <w:rsid w:val="00F32C4B"/>
    <w:rsid w:val="00F32F25"/>
    <w:rsid w:val="00F41036"/>
    <w:rsid w:val="00F42857"/>
    <w:rsid w:val="00F42BD4"/>
    <w:rsid w:val="00F439E3"/>
    <w:rsid w:val="00F56F60"/>
    <w:rsid w:val="00F5714B"/>
    <w:rsid w:val="00F60F78"/>
    <w:rsid w:val="00F62F85"/>
    <w:rsid w:val="00F63C12"/>
    <w:rsid w:val="00F72875"/>
    <w:rsid w:val="00F74F19"/>
    <w:rsid w:val="00F77632"/>
    <w:rsid w:val="00F817D8"/>
    <w:rsid w:val="00F82A88"/>
    <w:rsid w:val="00F82BA1"/>
    <w:rsid w:val="00F87484"/>
    <w:rsid w:val="00F92733"/>
    <w:rsid w:val="00FA0DE3"/>
    <w:rsid w:val="00FA4021"/>
    <w:rsid w:val="00FB0217"/>
    <w:rsid w:val="00FB22D7"/>
    <w:rsid w:val="00FB2361"/>
    <w:rsid w:val="00FC0586"/>
    <w:rsid w:val="00FC6A00"/>
    <w:rsid w:val="00FD469B"/>
    <w:rsid w:val="00FD4F5A"/>
    <w:rsid w:val="00FD5779"/>
    <w:rsid w:val="00FE0539"/>
    <w:rsid w:val="00FE0D75"/>
    <w:rsid w:val="00FE2516"/>
    <w:rsid w:val="00FE3935"/>
    <w:rsid w:val="00FE7EE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533E6CEE"/>
  <w15:docId w15:val="{59FC5696-7E0F-474F-B4EB-59C74691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92733"/>
    <w:pPr>
      <w:spacing w:after="0" w:line="240" w:lineRule="auto"/>
    </w:pPr>
    <w:rPr>
      <w:rFonts w:ascii="Times New Roman" w:eastAsia="Times New Roman" w:hAnsi="Times New Roman" w:cs="Times New Roman"/>
      <w:sz w:val="24"/>
      <w:szCs w:val="24"/>
      <w:lang w:val="pl-GB" w:eastAsia="pl-PL"/>
    </w:rPr>
  </w:style>
  <w:style w:type="paragraph" w:styleId="Nagwek1">
    <w:name w:val="heading 1"/>
    <w:basedOn w:val="Normalny"/>
    <w:next w:val="Normalny"/>
    <w:link w:val="Nagwek1Znak"/>
    <w:uiPriority w:val="9"/>
    <w:qFormat/>
    <w:rsid w:val="000F18B0"/>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pl-PL" w:eastAsia="en-US"/>
    </w:rPr>
  </w:style>
  <w:style w:type="paragraph" w:styleId="Nagwek2">
    <w:name w:val="heading 2"/>
    <w:basedOn w:val="Normalny"/>
    <w:next w:val="Normalny"/>
    <w:link w:val="Nagwek2Znak"/>
    <w:uiPriority w:val="9"/>
    <w:semiHidden/>
    <w:unhideWhenUsed/>
    <w:qFormat/>
    <w:rsid w:val="0083518F"/>
    <w:pPr>
      <w:keepNext/>
      <w:keepLines/>
      <w:spacing w:before="200" w:line="276" w:lineRule="auto"/>
      <w:outlineLvl w:val="1"/>
    </w:pPr>
    <w:rPr>
      <w:rFonts w:asciiTheme="majorHAnsi" w:eastAsiaTheme="majorEastAsia" w:hAnsiTheme="majorHAnsi" w:cstheme="majorBidi"/>
      <w:b/>
      <w:bCs/>
      <w:color w:val="4F81BD" w:themeColor="accent1"/>
      <w:sz w:val="26"/>
      <w:szCs w:val="26"/>
      <w:lang w:val="pl-PL" w:eastAsia="en-US"/>
    </w:rPr>
  </w:style>
  <w:style w:type="paragraph" w:styleId="Nagwek3">
    <w:name w:val="heading 3"/>
    <w:basedOn w:val="Normalny"/>
    <w:next w:val="Normalny"/>
    <w:link w:val="Nagwek3Znak"/>
    <w:uiPriority w:val="9"/>
    <w:semiHidden/>
    <w:unhideWhenUsed/>
    <w:qFormat/>
    <w:rsid w:val="0083518F"/>
    <w:pPr>
      <w:keepNext/>
      <w:keepLines/>
      <w:spacing w:before="200" w:line="276" w:lineRule="auto"/>
      <w:outlineLvl w:val="2"/>
    </w:pPr>
    <w:rPr>
      <w:rFonts w:asciiTheme="majorHAnsi" w:eastAsiaTheme="majorEastAsia" w:hAnsiTheme="majorHAnsi" w:cstheme="majorBidi"/>
      <w:b/>
      <w:bCs/>
      <w:color w:val="4F81BD" w:themeColor="accent1"/>
      <w:sz w:val="22"/>
      <w:szCs w:val="22"/>
      <w:lang w:val="pl-PL" w:eastAsia="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F18B0"/>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semiHidden/>
    <w:rsid w:val="0083518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83518F"/>
    <w:rPr>
      <w:rFonts w:asciiTheme="majorHAnsi" w:eastAsiaTheme="majorEastAsia" w:hAnsiTheme="majorHAnsi" w:cstheme="majorBidi"/>
      <w:b/>
      <w:bCs/>
      <w:color w:val="4F81BD" w:themeColor="accent1"/>
    </w:rPr>
  </w:style>
  <w:style w:type="paragraph" w:styleId="Tekstdymka">
    <w:name w:val="Balloon Text"/>
    <w:basedOn w:val="Normalny"/>
    <w:link w:val="TekstdymkaZnak"/>
    <w:uiPriority w:val="99"/>
    <w:semiHidden/>
    <w:unhideWhenUsed/>
    <w:rsid w:val="005301C2"/>
    <w:rPr>
      <w:rFonts w:ascii="Tahoma" w:eastAsia="Calibri" w:hAnsi="Tahoma" w:cs="Tahoma"/>
      <w:sz w:val="16"/>
      <w:szCs w:val="16"/>
      <w:lang w:val="pl-PL" w:eastAsia="en-US"/>
    </w:rPr>
  </w:style>
  <w:style w:type="character" w:customStyle="1" w:styleId="TekstdymkaZnak">
    <w:name w:val="Tekst dymka Znak"/>
    <w:basedOn w:val="Domylnaczcionkaakapitu"/>
    <w:link w:val="Tekstdymka"/>
    <w:uiPriority w:val="99"/>
    <w:semiHidden/>
    <w:rsid w:val="005301C2"/>
    <w:rPr>
      <w:rFonts w:ascii="Tahoma" w:eastAsia="Calibri" w:hAnsi="Tahoma" w:cs="Tahoma"/>
      <w:sz w:val="16"/>
      <w:szCs w:val="16"/>
    </w:rPr>
  </w:style>
  <w:style w:type="paragraph" w:styleId="Akapitzlist">
    <w:name w:val="List Paragraph"/>
    <w:basedOn w:val="Normalny"/>
    <w:uiPriority w:val="34"/>
    <w:qFormat/>
    <w:rsid w:val="005301C2"/>
    <w:pPr>
      <w:spacing w:after="200" w:line="276" w:lineRule="auto"/>
      <w:ind w:left="720"/>
      <w:contextualSpacing/>
    </w:pPr>
    <w:rPr>
      <w:rFonts w:asciiTheme="minorHAnsi" w:eastAsiaTheme="minorHAnsi" w:hAnsiTheme="minorHAnsi" w:cstheme="minorBidi"/>
      <w:sz w:val="22"/>
      <w:szCs w:val="22"/>
      <w:lang w:val="pl-PL" w:eastAsia="en-US"/>
    </w:rPr>
  </w:style>
  <w:style w:type="paragraph" w:customStyle="1" w:styleId="Default">
    <w:name w:val="Default"/>
    <w:rsid w:val="002D542E"/>
    <w:pPr>
      <w:autoSpaceDE w:val="0"/>
      <w:autoSpaceDN w:val="0"/>
      <w:adjustRightInd w:val="0"/>
      <w:spacing w:after="0" w:line="240" w:lineRule="auto"/>
    </w:pPr>
    <w:rPr>
      <w:rFonts w:ascii="Arial" w:hAnsi="Arial" w:cs="Arial"/>
      <w:color w:val="000000"/>
      <w:sz w:val="24"/>
      <w:szCs w:val="24"/>
    </w:rPr>
  </w:style>
  <w:style w:type="paragraph" w:styleId="Nagwekspisutreci">
    <w:name w:val="TOC Heading"/>
    <w:basedOn w:val="Nagwek1"/>
    <w:next w:val="Normalny"/>
    <w:uiPriority w:val="39"/>
    <w:unhideWhenUsed/>
    <w:qFormat/>
    <w:rsid w:val="000F18B0"/>
    <w:pPr>
      <w:outlineLvl w:val="9"/>
    </w:pPr>
  </w:style>
  <w:style w:type="character" w:customStyle="1" w:styleId="lrzxr">
    <w:name w:val="lrzxr"/>
    <w:basedOn w:val="Domylnaczcionkaakapitu"/>
    <w:rsid w:val="0083518F"/>
  </w:style>
  <w:style w:type="paragraph" w:customStyle="1" w:styleId="Rozdzia">
    <w:name w:val="Rozdział"/>
    <w:basedOn w:val="Normalny"/>
    <w:link w:val="RozdziaZnak"/>
    <w:qFormat/>
    <w:rsid w:val="0083518F"/>
    <w:pPr>
      <w:spacing w:after="200" w:line="276" w:lineRule="auto"/>
    </w:pPr>
    <w:rPr>
      <w:rFonts w:ascii="Arial" w:eastAsia="Arial" w:hAnsi="Arial" w:cs="Arial"/>
      <w:b/>
      <w:bCs/>
      <w:sz w:val="28"/>
      <w:szCs w:val="28"/>
      <w:lang w:val="pl-PL" w:eastAsia="en-US"/>
    </w:rPr>
  </w:style>
  <w:style w:type="character" w:customStyle="1" w:styleId="RozdziaZnak">
    <w:name w:val="Rozdział Znak"/>
    <w:basedOn w:val="Domylnaczcionkaakapitu"/>
    <w:link w:val="Rozdzia"/>
    <w:rsid w:val="0083518F"/>
    <w:rPr>
      <w:rFonts w:ascii="Arial" w:eastAsia="Arial" w:hAnsi="Arial" w:cs="Arial"/>
      <w:b/>
      <w:bCs/>
      <w:sz w:val="28"/>
      <w:szCs w:val="28"/>
    </w:rPr>
  </w:style>
  <w:style w:type="paragraph" w:customStyle="1" w:styleId="Podrozdzia">
    <w:name w:val="Podrozdział"/>
    <w:basedOn w:val="Normalny"/>
    <w:link w:val="PodrozdziaZnak"/>
    <w:qFormat/>
    <w:rsid w:val="0083518F"/>
    <w:pPr>
      <w:tabs>
        <w:tab w:val="left" w:pos="1320"/>
      </w:tabs>
      <w:spacing w:after="200" w:line="276" w:lineRule="auto"/>
    </w:pPr>
    <w:rPr>
      <w:rFonts w:ascii="Arial" w:eastAsia="Arial" w:hAnsi="Arial" w:cs="Arial"/>
      <w:b/>
      <w:bCs/>
      <w:lang w:val="pl-PL" w:eastAsia="en-US"/>
    </w:rPr>
  </w:style>
  <w:style w:type="character" w:customStyle="1" w:styleId="PodrozdziaZnak">
    <w:name w:val="Podrozdział Znak"/>
    <w:basedOn w:val="Domylnaczcionkaakapitu"/>
    <w:link w:val="Podrozdzia"/>
    <w:rsid w:val="0083518F"/>
    <w:rPr>
      <w:rFonts w:ascii="Arial" w:eastAsia="Arial" w:hAnsi="Arial" w:cs="Arial"/>
      <w:b/>
      <w:bCs/>
      <w:sz w:val="24"/>
      <w:szCs w:val="24"/>
    </w:rPr>
  </w:style>
  <w:style w:type="paragraph" w:styleId="Spistreci1">
    <w:name w:val="toc 1"/>
    <w:basedOn w:val="Normalny"/>
    <w:next w:val="Normalny"/>
    <w:autoRedefine/>
    <w:uiPriority w:val="39"/>
    <w:unhideWhenUsed/>
    <w:rsid w:val="005864F0"/>
    <w:pPr>
      <w:tabs>
        <w:tab w:val="right" w:leader="dot" w:pos="9062"/>
      </w:tabs>
      <w:spacing w:after="100" w:line="276" w:lineRule="auto"/>
    </w:pPr>
    <w:rPr>
      <w:rFonts w:ascii="Calibri" w:eastAsia="Calibri" w:hAnsi="Calibri"/>
      <w:b/>
      <w:noProof/>
      <w:sz w:val="22"/>
      <w:szCs w:val="22"/>
      <w:lang w:val="pl-PL" w:eastAsia="en-US"/>
    </w:rPr>
  </w:style>
  <w:style w:type="paragraph" w:styleId="Spistreci2">
    <w:name w:val="toc 2"/>
    <w:basedOn w:val="Normalny"/>
    <w:next w:val="Normalny"/>
    <w:autoRedefine/>
    <w:uiPriority w:val="39"/>
    <w:unhideWhenUsed/>
    <w:rsid w:val="0083518F"/>
    <w:pPr>
      <w:spacing w:after="100" w:line="276" w:lineRule="auto"/>
      <w:ind w:left="220"/>
    </w:pPr>
    <w:rPr>
      <w:rFonts w:ascii="Calibri" w:eastAsia="Calibri" w:hAnsi="Calibri"/>
      <w:sz w:val="22"/>
      <w:szCs w:val="22"/>
      <w:lang w:val="pl-PL" w:eastAsia="en-US"/>
    </w:rPr>
  </w:style>
  <w:style w:type="character" w:styleId="Hipercze">
    <w:name w:val="Hyperlink"/>
    <w:basedOn w:val="Domylnaczcionkaakapitu"/>
    <w:uiPriority w:val="99"/>
    <w:unhideWhenUsed/>
    <w:rsid w:val="0083518F"/>
    <w:rPr>
      <w:color w:val="0000FF" w:themeColor="hyperlink"/>
      <w:u w:val="single"/>
    </w:rPr>
  </w:style>
  <w:style w:type="table" w:styleId="Tabela-Siatka">
    <w:name w:val="Table Grid"/>
    <w:basedOn w:val="Standardowy"/>
    <w:uiPriority w:val="59"/>
    <w:rsid w:val="00091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126CAB"/>
    <w:rPr>
      <w:color w:val="808080"/>
    </w:rPr>
  </w:style>
  <w:style w:type="paragraph" w:styleId="Nagwek">
    <w:name w:val="header"/>
    <w:basedOn w:val="Normalny"/>
    <w:link w:val="NagwekZnak"/>
    <w:uiPriority w:val="99"/>
    <w:semiHidden/>
    <w:unhideWhenUsed/>
    <w:rsid w:val="00450F25"/>
    <w:pPr>
      <w:tabs>
        <w:tab w:val="center" w:pos="4536"/>
        <w:tab w:val="right" w:pos="9072"/>
      </w:tabs>
    </w:pPr>
    <w:rPr>
      <w:rFonts w:ascii="Calibri" w:eastAsia="Calibri" w:hAnsi="Calibri"/>
      <w:sz w:val="22"/>
      <w:szCs w:val="22"/>
      <w:lang w:val="pl-PL" w:eastAsia="en-US"/>
    </w:rPr>
  </w:style>
  <w:style w:type="character" w:customStyle="1" w:styleId="NagwekZnak">
    <w:name w:val="Nagłówek Znak"/>
    <w:basedOn w:val="Domylnaczcionkaakapitu"/>
    <w:link w:val="Nagwek"/>
    <w:uiPriority w:val="99"/>
    <w:semiHidden/>
    <w:rsid w:val="00450F25"/>
    <w:rPr>
      <w:rFonts w:ascii="Calibri" w:eastAsia="Calibri" w:hAnsi="Calibri" w:cs="Times New Roman"/>
    </w:rPr>
  </w:style>
  <w:style w:type="paragraph" w:styleId="Stopka">
    <w:name w:val="footer"/>
    <w:basedOn w:val="Normalny"/>
    <w:link w:val="StopkaZnak"/>
    <w:uiPriority w:val="99"/>
    <w:unhideWhenUsed/>
    <w:rsid w:val="00450F25"/>
    <w:pPr>
      <w:tabs>
        <w:tab w:val="center" w:pos="4536"/>
        <w:tab w:val="right" w:pos="9072"/>
      </w:tabs>
    </w:pPr>
    <w:rPr>
      <w:rFonts w:ascii="Calibri" w:eastAsia="Calibri" w:hAnsi="Calibri"/>
      <w:sz w:val="22"/>
      <w:szCs w:val="22"/>
      <w:lang w:val="pl-PL" w:eastAsia="en-US"/>
    </w:rPr>
  </w:style>
  <w:style w:type="character" w:customStyle="1" w:styleId="StopkaZnak">
    <w:name w:val="Stopka Znak"/>
    <w:basedOn w:val="Domylnaczcionkaakapitu"/>
    <w:link w:val="Stopka"/>
    <w:uiPriority w:val="99"/>
    <w:rsid w:val="00450F25"/>
    <w:rPr>
      <w:rFonts w:ascii="Calibri" w:eastAsia="Calibri" w:hAnsi="Calibri" w:cs="Times New Roman"/>
    </w:rPr>
  </w:style>
  <w:style w:type="paragraph" w:styleId="Bezodstpw">
    <w:name w:val="No Spacing"/>
    <w:uiPriority w:val="1"/>
    <w:qFormat/>
    <w:rsid w:val="00BC7264"/>
    <w:pPr>
      <w:spacing w:after="0" w:line="240" w:lineRule="auto"/>
    </w:pPr>
  </w:style>
  <w:style w:type="paragraph" w:customStyle="1" w:styleId="Styl1">
    <w:name w:val="Styl1"/>
    <w:basedOn w:val="Akapitzlist"/>
    <w:link w:val="Styl1Znak"/>
    <w:qFormat/>
    <w:rsid w:val="00BC7264"/>
    <w:pPr>
      <w:numPr>
        <w:numId w:val="12"/>
      </w:numPr>
      <w:spacing w:after="160" w:line="259" w:lineRule="auto"/>
    </w:pPr>
    <w:rPr>
      <w:b/>
      <w:sz w:val="40"/>
    </w:rPr>
  </w:style>
  <w:style w:type="character" w:customStyle="1" w:styleId="Styl1Znak">
    <w:name w:val="Styl1 Znak"/>
    <w:basedOn w:val="Domylnaczcionkaakapitu"/>
    <w:link w:val="Styl1"/>
    <w:rsid w:val="00BC7264"/>
    <w:rPr>
      <w:b/>
      <w:sz w:val="40"/>
    </w:rPr>
  </w:style>
  <w:style w:type="paragraph" w:customStyle="1" w:styleId="p1">
    <w:name w:val="p1"/>
    <w:basedOn w:val="Normalny"/>
    <w:rsid w:val="006426C6"/>
    <w:pPr>
      <w:spacing w:before="100" w:beforeAutospacing="1" w:after="100" w:afterAutospacing="1"/>
    </w:pPr>
  </w:style>
  <w:style w:type="paragraph" w:styleId="Poprawka">
    <w:name w:val="Revision"/>
    <w:hidden/>
    <w:uiPriority w:val="99"/>
    <w:semiHidden/>
    <w:rsid w:val="00173705"/>
    <w:pPr>
      <w:spacing w:after="0" w:line="240" w:lineRule="auto"/>
    </w:pPr>
    <w:rPr>
      <w:rFonts w:ascii="Times New Roman" w:eastAsia="Times New Roman" w:hAnsi="Times New Roman" w:cs="Times New Roman"/>
      <w:sz w:val="24"/>
      <w:szCs w:val="24"/>
      <w:lang w:val="pl-GB" w:eastAsia="pl-PL"/>
    </w:rPr>
  </w:style>
  <w:style w:type="character" w:customStyle="1" w:styleId="s1">
    <w:name w:val="s1"/>
    <w:basedOn w:val="Domylnaczcionkaakapitu"/>
    <w:rsid w:val="00F24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7301">
      <w:bodyDiv w:val="1"/>
      <w:marLeft w:val="0"/>
      <w:marRight w:val="0"/>
      <w:marTop w:val="0"/>
      <w:marBottom w:val="0"/>
      <w:divBdr>
        <w:top w:val="none" w:sz="0" w:space="0" w:color="auto"/>
        <w:left w:val="none" w:sz="0" w:space="0" w:color="auto"/>
        <w:bottom w:val="none" w:sz="0" w:space="0" w:color="auto"/>
        <w:right w:val="none" w:sz="0" w:space="0" w:color="auto"/>
      </w:divBdr>
    </w:div>
    <w:div w:id="334379066">
      <w:bodyDiv w:val="1"/>
      <w:marLeft w:val="0"/>
      <w:marRight w:val="0"/>
      <w:marTop w:val="0"/>
      <w:marBottom w:val="0"/>
      <w:divBdr>
        <w:top w:val="none" w:sz="0" w:space="0" w:color="auto"/>
        <w:left w:val="none" w:sz="0" w:space="0" w:color="auto"/>
        <w:bottom w:val="none" w:sz="0" w:space="0" w:color="auto"/>
        <w:right w:val="none" w:sz="0" w:space="0" w:color="auto"/>
      </w:divBdr>
    </w:div>
    <w:div w:id="588395717">
      <w:bodyDiv w:val="1"/>
      <w:marLeft w:val="0"/>
      <w:marRight w:val="0"/>
      <w:marTop w:val="0"/>
      <w:marBottom w:val="0"/>
      <w:divBdr>
        <w:top w:val="none" w:sz="0" w:space="0" w:color="auto"/>
        <w:left w:val="none" w:sz="0" w:space="0" w:color="auto"/>
        <w:bottom w:val="none" w:sz="0" w:space="0" w:color="auto"/>
        <w:right w:val="none" w:sz="0" w:space="0" w:color="auto"/>
      </w:divBdr>
    </w:div>
    <w:div w:id="723522923">
      <w:bodyDiv w:val="1"/>
      <w:marLeft w:val="0"/>
      <w:marRight w:val="0"/>
      <w:marTop w:val="0"/>
      <w:marBottom w:val="0"/>
      <w:divBdr>
        <w:top w:val="none" w:sz="0" w:space="0" w:color="auto"/>
        <w:left w:val="none" w:sz="0" w:space="0" w:color="auto"/>
        <w:bottom w:val="none" w:sz="0" w:space="0" w:color="auto"/>
        <w:right w:val="none" w:sz="0" w:space="0" w:color="auto"/>
      </w:divBdr>
    </w:div>
    <w:div w:id="823551421">
      <w:bodyDiv w:val="1"/>
      <w:marLeft w:val="0"/>
      <w:marRight w:val="0"/>
      <w:marTop w:val="0"/>
      <w:marBottom w:val="0"/>
      <w:divBdr>
        <w:top w:val="none" w:sz="0" w:space="0" w:color="auto"/>
        <w:left w:val="none" w:sz="0" w:space="0" w:color="auto"/>
        <w:bottom w:val="none" w:sz="0" w:space="0" w:color="auto"/>
        <w:right w:val="none" w:sz="0" w:space="0" w:color="auto"/>
      </w:divBdr>
    </w:div>
    <w:div w:id="1369842876">
      <w:bodyDiv w:val="1"/>
      <w:marLeft w:val="0"/>
      <w:marRight w:val="0"/>
      <w:marTop w:val="0"/>
      <w:marBottom w:val="0"/>
      <w:divBdr>
        <w:top w:val="none" w:sz="0" w:space="0" w:color="auto"/>
        <w:left w:val="none" w:sz="0" w:space="0" w:color="auto"/>
        <w:bottom w:val="none" w:sz="0" w:space="0" w:color="auto"/>
        <w:right w:val="none" w:sz="0" w:space="0" w:color="auto"/>
      </w:divBdr>
    </w:div>
    <w:div w:id="1373070537">
      <w:bodyDiv w:val="1"/>
      <w:marLeft w:val="0"/>
      <w:marRight w:val="0"/>
      <w:marTop w:val="0"/>
      <w:marBottom w:val="0"/>
      <w:divBdr>
        <w:top w:val="none" w:sz="0" w:space="0" w:color="auto"/>
        <w:left w:val="none" w:sz="0" w:space="0" w:color="auto"/>
        <w:bottom w:val="none" w:sz="0" w:space="0" w:color="auto"/>
        <w:right w:val="none" w:sz="0" w:space="0" w:color="auto"/>
      </w:divBdr>
    </w:div>
    <w:div w:id="1554929098">
      <w:bodyDiv w:val="1"/>
      <w:marLeft w:val="0"/>
      <w:marRight w:val="0"/>
      <w:marTop w:val="0"/>
      <w:marBottom w:val="0"/>
      <w:divBdr>
        <w:top w:val="none" w:sz="0" w:space="0" w:color="auto"/>
        <w:left w:val="none" w:sz="0" w:space="0" w:color="auto"/>
        <w:bottom w:val="none" w:sz="0" w:space="0" w:color="auto"/>
        <w:right w:val="none" w:sz="0" w:space="0" w:color="auto"/>
      </w:divBdr>
    </w:div>
    <w:div w:id="158514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6.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5" Type="http://schemas.openxmlformats.org/officeDocument/2006/relationships/image" Target="media/image5.emf"/><Relationship Id="rId4" Type="http://schemas.openxmlformats.org/officeDocument/2006/relationships/image" Target="media/image4.em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A393BE7283067145B7EC97991DD9118D" ma:contentTypeVersion="0" ma:contentTypeDescription="Utwórz nowy dokument." ma:contentTypeScope="" ma:versionID="673b135cc86b656e5a964b4abf0bea7b">
  <xsd:schema xmlns:xsd="http://www.w3.org/2001/XMLSchema" xmlns:xs="http://www.w3.org/2001/XMLSchema" xmlns:p="http://schemas.microsoft.com/office/2006/metadata/properties" targetNamespace="http://schemas.microsoft.com/office/2006/metadata/properties" ma:root="true" ma:fieldsID="c599c7a2fdca1aa3d726ea022ee4c6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B62BB9-4923-4E0E-ACC8-B1B8179C86B4}">
  <ds:schemaRefs>
    <ds:schemaRef ds:uri="http://schemas.microsoft.com/sharepoint/v3/contenttype/forms"/>
  </ds:schemaRefs>
</ds:datastoreItem>
</file>

<file path=customXml/itemProps2.xml><?xml version="1.0" encoding="utf-8"?>
<ds:datastoreItem xmlns:ds="http://schemas.openxmlformats.org/officeDocument/2006/customXml" ds:itemID="{74514310-27EC-485B-98C4-FCC13F927827}">
  <ds:schemaRefs>
    <ds:schemaRef ds:uri="http://schemas.openxmlformats.org/officeDocument/2006/bibliography"/>
  </ds:schemaRefs>
</ds:datastoreItem>
</file>

<file path=customXml/itemProps3.xml><?xml version="1.0" encoding="utf-8"?>
<ds:datastoreItem xmlns:ds="http://schemas.openxmlformats.org/officeDocument/2006/customXml" ds:itemID="{2D588765-5B83-45BF-9C8F-BC96DFF7B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AB05E42-C09D-4D4D-9913-1839CC091B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16</Pages>
  <Words>3760</Words>
  <Characters>22562</Characters>
  <Application>Microsoft Office Word</Application>
  <DocSecurity>0</DocSecurity>
  <Lines>188</Lines>
  <Paragraphs>52</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Pawel</dc:creator>
  <cp:lastModifiedBy>Marcin Walenciej (75524)</cp:lastModifiedBy>
  <cp:revision>6</cp:revision>
  <dcterms:created xsi:type="dcterms:W3CDTF">2021-10-15T07:38:00Z</dcterms:created>
  <dcterms:modified xsi:type="dcterms:W3CDTF">2026-03-28T07:40:00Z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0x010100A393BE7283067145B7EC97991DD9118D</vt:lpwstr>
  </property>
</Properties>
</file>